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73A2" w14:textId="77777777" w:rsidR="00536A70" w:rsidRDefault="00536A70"/>
    <w:p w14:paraId="1D5F0D28" w14:textId="77777777" w:rsidR="00B843C4" w:rsidRDefault="00247421" w:rsidP="00B843C4">
      <w:r>
        <w:rPr>
          <w:rFonts w:hint="eastAsia"/>
        </w:rPr>
        <w:t>1</w:t>
      </w:r>
      <w:r w:rsidR="00B843C4">
        <w:rPr>
          <w:rFonts w:hint="eastAsia"/>
        </w:rPr>
        <w:t>.</w:t>
      </w:r>
      <w:r w:rsidR="00B843C4">
        <w:rPr>
          <w:rFonts w:hint="eastAsia"/>
        </w:rPr>
        <w:t>某学校的网上选课系统主要包括如下功能：管理员通过系统管理界面进入，建立本学期要开的各种课程，将课程信息保存在数据库中并可以对课程进行改动和删除，其中管理员可以看到全部课程信息，每个课程在系统中都是唯一的，不可</w:t>
      </w:r>
      <w:r w:rsidR="009C67FE">
        <w:rPr>
          <w:rFonts w:hint="eastAsia"/>
        </w:rPr>
        <w:t>有两个相同名称的课程。学生通过客户机浏览器根据学号</w:t>
      </w:r>
      <w:r w:rsidR="00B843C4">
        <w:rPr>
          <w:rFonts w:hint="eastAsia"/>
        </w:rPr>
        <w:t>和密码进入选课界面，在这里学生可以进行查询课程，选课，退选三种操作。同样，这些操作结果存入数据库中。请画出用例图，并对基本用例的事件流进行分析画出活动图。</w:t>
      </w:r>
    </w:p>
    <w:p w14:paraId="6288824F"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29FBF52E" w14:textId="77777777" w:rsidR="005C139F" w:rsidRDefault="005C139F"/>
    <w:p w14:paraId="41F9AF71" w14:textId="77777777" w:rsidR="00247421" w:rsidRDefault="00247421"/>
    <w:p w14:paraId="22CC51B4" w14:textId="77777777" w:rsidR="00247421" w:rsidRPr="00247421" w:rsidRDefault="00247421"/>
    <w:p w14:paraId="13671D17" w14:textId="77777777" w:rsidR="005C3DB7" w:rsidRDefault="005C3DB7">
      <w:r>
        <w:rPr>
          <w:rFonts w:hint="eastAsia"/>
        </w:rPr>
        <w:t>解题思路：</w:t>
      </w:r>
    </w:p>
    <w:p w14:paraId="75D3C5C2" w14:textId="69D2E76B" w:rsidR="005C3DB7" w:rsidRDefault="005C3DB7" w:rsidP="005C3DB7">
      <w:pPr>
        <w:ind w:firstLine="420"/>
      </w:pPr>
      <w:r>
        <w:rPr>
          <w:rFonts w:hint="eastAsia"/>
        </w:rPr>
        <w:t>首先确定存在两个角色：管理员和学生。接着分析出</w:t>
      </w:r>
      <w:r>
        <w:rPr>
          <w:rFonts w:hint="eastAsia"/>
        </w:rPr>
        <w:t>7</w:t>
      </w:r>
      <w:r>
        <w:rPr>
          <w:rFonts w:hint="eastAsia"/>
        </w:rPr>
        <w:t>个用例：查询课程、选课、退课、添加课程、更改课程信息、删除课程信息和登陆，然后确定</w:t>
      </w:r>
      <w:ins w:id="0" w:author="杨 壮" w:date="2020-06-06T18:22:00Z">
        <w:r w:rsidR="00E778FA">
          <w:rPr>
            <w:rFonts w:hint="eastAsia"/>
          </w:rPr>
          <w:t>前置条件</w:t>
        </w:r>
      </w:ins>
      <w:del w:id="1" w:author="杨 壮" w:date="2020-06-06T18:22:00Z">
        <w:r w:rsidDel="00E778FA">
          <w:rPr>
            <w:rFonts w:hint="eastAsia"/>
          </w:rPr>
          <w:delText>包含关系</w:delText>
        </w:r>
      </w:del>
      <w:r>
        <w:rPr>
          <w:rFonts w:hint="eastAsia"/>
        </w:rPr>
        <w:t>：学生</w:t>
      </w:r>
      <w:ins w:id="2" w:author="杨 壮" w:date="2020-06-06T18:22:00Z">
        <w:r w:rsidR="00E778FA">
          <w:rPr>
            <w:rFonts w:hint="eastAsia"/>
          </w:rPr>
          <w:t>进行</w:t>
        </w:r>
      </w:ins>
      <w:r>
        <w:rPr>
          <w:rFonts w:hint="eastAsia"/>
        </w:rPr>
        <w:t>查询课程，选课和</w:t>
      </w:r>
      <w:proofErr w:type="gramStart"/>
      <w:r>
        <w:rPr>
          <w:rFonts w:hint="eastAsia"/>
        </w:rPr>
        <w:t>退课操作</w:t>
      </w:r>
      <w:ins w:id="3" w:author="杨 壮" w:date="2020-06-06T18:22:00Z">
        <w:r w:rsidR="00E778FA">
          <w:rPr>
            <w:rFonts w:hint="eastAsia"/>
          </w:rPr>
          <w:t>之前</w:t>
        </w:r>
      </w:ins>
      <w:proofErr w:type="gramEnd"/>
      <w:del w:id="4" w:author="杨 壮" w:date="2020-06-06T18:22:00Z">
        <w:r w:rsidDel="00E778FA">
          <w:rPr>
            <w:rFonts w:hint="eastAsia"/>
          </w:rPr>
          <w:delText>时</w:delText>
        </w:r>
      </w:del>
      <w:r>
        <w:rPr>
          <w:rFonts w:hint="eastAsia"/>
        </w:rPr>
        <w:t>都要先进行登陆操作；同样地，管理员在进行添加，修改，删除课程</w:t>
      </w:r>
      <w:proofErr w:type="gramStart"/>
      <w:r>
        <w:rPr>
          <w:rFonts w:hint="eastAsia"/>
        </w:rPr>
        <w:t>操作</w:t>
      </w:r>
      <w:ins w:id="5" w:author="杨 壮" w:date="2020-06-06T18:22:00Z">
        <w:r w:rsidR="00E778FA">
          <w:rPr>
            <w:rFonts w:hint="eastAsia"/>
          </w:rPr>
          <w:t>之前</w:t>
        </w:r>
      </w:ins>
      <w:proofErr w:type="gramEnd"/>
      <w:del w:id="6" w:author="杨 壮" w:date="2020-06-06T18:22:00Z">
        <w:r w:rsidDel="00E778FA">
          <w:rPr>
            <w:rFonts w:hint="eastAsia"/>
          </w:rPr>
          <w:delText>时</w:delText>
        </w:r>
      </w:del>
      <w:r>
        <w:rPr>
          <w:rFonts w:hint="eastAsia"/>
        </w:rPr>
        <w:t>也需要先执行登陆操作。通过以上分析，就可以画出选课系统的用例图。</w:t>
      </w:r>
    </w:p>
    <w:p w14:paraId="58568B7A" w14:textId="77777777" w:rsidR="005C139F" w:rsidRDefault="00626567">
      <w:r>
        <w:rPr>
          <w:rFonts w:hint="eastAsia"/>
        </w:rPr>
        <w:t>用例图：</w:t>
      </w:r>
    </w:p>
    <w:p w14:paraId="0B31A5A9" w14:textId="5C72E28E" w:rsidR="00626567" w:rsidRDefault="00014E3D" w:rsidP="00E778FA">
      <w:pPr>
        <w:jc w:val="center"/>
        <w:pPrChange w:id="7" w:author="杨 壮" w:date="2020-06-06T18:22:00Z">
          <w:pPr/>
        </w:pPrChange>
      </w:pPr>
      <w:del w:id="8" w:author="杨 壮" w:date="2020-06-06T18:22:00Z">
        <w:r w:rsidDel="00E778FA">
          <w:rPr>
            <w:noProof/>
          </w:rPr>
          <w:drawing>
            <wp:inline distT="0" distB="0" distL="0" distR="0" wp14:anchorId="004A622A" wp14:editId="284AE654">
              <wp:extent cx="5237979" cy="2722058"/>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76" b="8200"/>
                      <a:stretch/>
                    </pic:blipFill>
                    <pic:spPr bwMode="auto">
                      <a:xfrm>
                        <a:off x="0" y="0"/>
                        <a:ext cx="5238659" cy="2722411"/>
                      </a:xfrm>
                      <a:prstGeom prst="rect">
                        <a:avLst/>
                      </a:prstGeom>
                      <a:ln>
                        <a:noFill/>
                      </a:ln>
                      <a:extLst>
                        <a:ext uri="{53640926-AAD7-44D8-BBD7-CCE9431645EC}">
                          <a14:shadowObscured xmlns:a14="http://schemas.microsoft.com/office/drawing/2010/main"/>
                        </a:ext>
                      </a:extLst>
                    </pic:spPr>
                  </pic:pic>
                </a:graphicData>
              </a:graphic>
            </wp:inline>
          </w:drawing>
        </w:r>
      </w:del>
      <w:ins w:id="9" w:author="杨 壮" w:date="2020-06-06T18:22:00Z">
        <w:r w:rsidR="00E778FA">
          <w:rPr>
            <w:noProof/>
          </w:rPr>
          <w:drawing>
            <wp:inline distT="0" distB="0" distL="0" distR="0" wp14:anchorId="3E6A4AB6" wp14:editId="0EC0FBE4">
              <wp:extent cx="3749845" cy="5020259"/>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033" cy="5043271"/>
                      </a:xfrm>
                      <a:prstGeom prst="rect">
                        <a:avLst/>
                      </a:prstGeom>
                    </pic:spPr>
                  </pic:pic>
                </a:graphicData>
              </a:graphic>
            </wp:inline>
          </w:drawing>
        </w:r>
      </w:ins>
    </w:p>
    <w:p w14:paraId="0AACEBCF" w14:textId="77777777" w:rsidR="00626567" w:rsidRDefault="00626567">
      <w:r>
        <w:rPr>
          <w:rFonts w:hint="eastAsia"/>
        </w:rPr>
        <w:lastRenderedPageBreak/>
        <w:t>登陆用例的活动图：</w:t>
      </w:r>
    </w:p>
    <w:p w14:paraId="26DF2C82" w14:textId="77777777" w:rsidR="005C3DB7" w:rsidRDefault="005C3DB7">
      <w:r>
        <w:rPr>
          <w:rFonts w:hint="eastAsia"/>
        </w:rPr>
        <w:t>解题思路：</w:t>
      </w:r>
      <w:r w:rsidR="00960D91">
        <w:rPr>
          <w:rFonts w:hint="eastAsia"/>
        </w:rPr>
        <w:t>登陆用例分为两个部分，管理员和学生。管理员进入系统管理登陆界面，输入用户名和密码进行登陆，若用户名和密码正确，则进入系统管理界面，若输入有误，则跳转回登陆界面；学生进入选课系统登陆界面，输入学号和密码，</w:t>
      </w:r>
      <w:proofErr w:type="gramStart"/>
      <w:r w:rsidR="00960D91">
        <w:rPr>
          <w:rFonts w:hint="eastAsia"/>
        </w:rPr>
        <w:t>若学</w:t>
      </w:r>
      <w:proofErr w:type="gramEnd"/>
      <w:r w:rsidR="00960D91">
        <w:rPr>
          <w:rFonts w:hint="eastAsia"/>
        </w:rPr>
        <w:t>号和密码正确，则进入选课系统界面，若输入有误，则跳转回登陆界面。</w:t>
      </w:r>
    </w:p>
    <w:p w14:paraId="5ABB3591" w14:textId="7580A5E1" w:rsidR="00626567" w:rsidRDefault="00626567">
      <w:del w:id="10" w:author="杨 壮" w:date="2020-06-06T18:23:00Z">
        <w:r w:rsidDel="00E778FA">
          <w:rPr>
            <w:noProof/>
          </w:rPr>
          <w:drawing>
            <wp:inline distT="0" distB="0" distL="0" distR="0" wp14:anchorId="070284C6" wp14:editId="297B2D2B">
              <wp:extent cx="5148124" cy="264277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80" b="10873"/>
                      <a:stretch/>
                    </pic:blipFill>
                    <pic:spPr bwMode="auto">
                      <a:xfrm>
                        <a:off x="0" y="0"/>
                        <a:ext cx="5148792" cy="2643118"/>
                      </a:xfrm>
                      <a:prstGeom prst="rect">
                        <a:avLst/>
                      </a:prstGeom>
                      <a:ln>
                        <a:noFill/>
                      </a:ln>
                      <a:extLst>
                        <a:ext uri="{53640926-AAD7-44D8-BBD7-CCE9431645EC}">
                          <a14:shadowObscured xmlns:a14="http://schemas.microsoft.com/office/drawing/2010/main"/>
                        </a:ext>
                      </a:extLst>
                    </pic:spPr>
                  </pic:pic>
                </a:graphicData>
              </a:graphic>
            </wp:inline>
          </w:drawing>
        </w:r>
      </w:del>
      <w:ins w:id="11" w:author="杨 壮" w:date="2020-06-06T18:23:00Z">
        <w:r w:rsidR="00E778FA">
          <w:rPr>
            <w:noProof/>
          </w:rPr>
          <w:drawing>
            <wp:inline distT="0" distB="0" distL="0" distR="0" wp14:anchorId="6368B214" wp14:editId="1A14976D">
              <wp:extent cx="5274310" cy="588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80735"/>
                      </a:xfrm>
                      <a:prstGeom prst="rect">
                        <a:avLst/>
                      </a:prstGeom>
                    </pic:spPr>
                  </pic:pic>
                </a:graphicData>
              </a:graphic>
            </wp:inline>
          </w:drawing>
        </w:r>
      </w:ins>
    </w:p>
    <w:p w14:paraId="5B02DA4F" w14:textId="77777777" w:rsidR="00626567" w:rsidRDefault="00626567">
      <w:r>
        <w:rPr>
          <w:rFonts w:hint="eastAsia"/>
        </w:rPr>
        <w:t>查询课程用例的活动图：</w:t>
      </w:r>
    </w:p>
    <w:p w14:paraId="177DF25A" w14:textId="77777777" w:rsidR="00960D91" w:rsidRDefault="00960D91">
      <w:r>
        <w:rPr>
          <w:rFonts w:hint="eastAsia"/>
        </w:rPr>
        <w:t>解题思路：学生首先进入选课系统，然后输入要查询的课程名，系统验证输入的课程名是否存在，若存在，跳转到对应的显示课程信息的页面，若不存在，则给出提示信息，返回选课页面。</w:t>
      </w:r>
    </w:p>
    <w:p w14:paraId="55C71E84" w14:textId="7807AA95" w:rsidR="00626567" w:rsidRDefault="00626567" w:rsidP="00E778FA">
      <w:pPr>
        <w:jc w:val="center"/>
        <w:pPrChange w:id="12" w:author="杨 壮" w:date="2020-06-06T18:23:00Z">
          <w:pPr/>
        </w:pPrChange>
      </w:pPr>
      <w:del w:id="13" w:author="杨 壮" w:date="2020-06-06T18:23:00Z">
        <w:r w:rsidDel="00E778FA">
          <w:rPr>
            <w:noProof/>
          </w:rPr>
          <w:lastRenderedPageBreak/>
          <w:drawing>
            <wp:inline distT="0" distB="0" distL="0" distR="0" wp14:anchorId="1C78A969" wp14:editId="3BBA6028">
              <wp:extent cx="5206266" cy="264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77" b="10695"/>
                      <a:stretch/>
                    </pic:blipFill>
                    <pic:spPr bwMode="auto">
                      <a:xfrm>
                        <a:off x="0" y="0"/>
                        <a:ext cx="5206942" cy="2648404"/>
                      </a:xfrm>
                      <a:prstGeom prst="rect">
                        <a:avLst/>
                      </a:prstGeom>
                      <a:ln>
                        <a:noFill/>
                      </a:ln>
                      <a:extLst>
                        <a:ext uri="{53640926-AAD7-44D8-BBD7-CCE9431645EC}">
                          <a14:shadowObscured xmlns:a14="http://schemas.microsoft.com/office/drawing/2010/main"/>
                        </a:ext>
                      </a:extLst>
                    </pic:spPr>
                  </pic:pic>
                </a:graphicData>
              </a:graphic>
            </wp:inline>
          </w:drawing>
        </w:r>
      </w:del>
      <w:ins w:id="14" w:author="杨 壮" w:date="2020-06-06T18:23:00Z">
        <w:r w:rsidR="00E778FA">
          <w:rPr>
            <w:noProof/>
          </w:rPr>
          <w:drawing>
            <wp:inline distT="0" distB="0" distL="0" distR="0" wp14:anchorId="5927FDFA" wp14:editId="6E4756BB">
              <wp:extent cx="4140683" cy="485107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160" cy="4856315"/>
                      </a:xfrm>
                      <a:prstGeom prst="rect">
                        <a:avLst/>
                      </a:prstGeom>
                    </pic:spPr>
                  </pic:pic>
                </a:graphicData>
              </a:graphic>
            </wp:inline>
          </w:drawing>
        </w:r>
      </w:ins>
    </w:p>
    <w:p w14:paraId="52EA9428" w14:textId="77777777" w:rsidR="00626567" w:rsidRDefault="00626567">
      <w:r>
        <w:rPr>
          <w:rFonts w:hint="eastAsia"/>
        </w:rPr>
        <w:t>选课用例的活动图：</w:t>
      </w:r>
    </w:p>
    <w:p w14:paraId="0C429315" w14:textId="77777777" w:rsidR="00960D91" w:rsidRDefault="00960D91" w:rsidP="00960D91">
      <w:r>
        <w:rPr>
          <w:rFonts w:hint="eastAsia"/>
        </w:rPr>
        <w:t>解题思路：</w:t>
      </w:r>
      <w:r w:rsidR="00E861B4">
        <w:rPr>
          <w:rFonts w:hint="eastAsia"/>
        </w:rPr>
        <w:t>学生首先进入选课系统，然后进行选课操作</w:t>
      </w:r>
      <w:r>
        <w:rPr>
          <w:rFonts w:hint="eastAsia"/>
        </w:rPr>
        <w:t>，系统验证</w:t>
      </w:r>
      <w:r w:rsidR="00E861B4">
        <w:rPr>
          <w:rFonts w:hint="eastAsia"/>
        </w:rPr>
        <w:t>学生所选的课程与之前所选课程是否有时间冲突以及选课人数时候超出上限，若没有时间冲突而且选课人数没有超出上限</w:t>
      </w:r>
      <w:r>
        <w:rPr>
          <w:rFonts w:hint="eastAsia"/>
        </w:rPr>
        <w:t>，</w:t>
      </w:r>
      <w:r w:rsidR="00E861B4">
        <w:rPr>
          <w:rFonts w:hint="eastAsia"/>
        </w:rPr>
        <w:t>则提示选课成功，返回选课界面并将选课结果存入数据库中，其他情况下，则提示选课失败的原因对应的</w:t>
      </w:r>
      <w:r>
        <w:rPr>
          <w:rFonts w:hint="eastAsia"/>
        </w:rPr>
        <w:t>信息，</w:t>
      </w:r>
      <w:r w:rsidR="00E861B4">
        <w:rPr>
          <w:rFonts w:hint="eastAsia"/>
        </w:rPr>
        <w:t>并</w:t>
      </w:r>
      <w:r>
        <w:rPr>
          <w:rFonts w:hint="eastAsia"/>
        </w:rPr>
        <w:t>返回选课页面。</w:t>
      </w:r>
    </w:p>
    <w:p w14:paraId="71114A38" w14:textId="77777777" w:rsidR="00960D91" w:rsidRPr="00960D91" w:rsidRDefault="00960D91"/>
    <w:p w14:paraId="3F592C06" w14:textId="56F08156" w:rsidR="00626567" w:rsidRDefault="00626567" w:rsidP="00E778FA">
      <w:pPr>
        <w:jc w:val="center"/>
        <w:pPrChange w:id="15" w:author="杨 壮" w:date="2020-06-06T18:23:00Z">
          <w:pPr/>
        </w:pPrChange>
      </w:pPr>
      <w:del w:id="16" w:author="杨 壮" w:date="2020-06-06T18:23:00Z">
        <w:r w:rsidDel="00E778FA">
          <w:rPr>
            <w:noProof/>
          </w:rPr>
          <w:lastRenderedPageBreak/>
          <w:drawing>
            <wp:inline distT="0" distB="0" distL="0" distR="0" wp14:anchorId="380C548A" wp14:editId="188F9269">
              <wp:extent cx="5169267" cy="272205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979" b="8200"/>
                      <a:stretch/>
                    </pic:blipFill>
                    <pic:spPr bwMode="auto">
                      <a:xfrm>
                        <a:off x="0" y="0"/>
                        <a:ext cx="5169938" cy="2722411"/>
                      </a:xfrm>
                      <a:prstGeom prst="rect">
                        <a:avLst/>
                      </a:prstGeom>
                      <a:ln>
                        <a:noFill/>
                      </a:ln>
                      <a:extLst>
                        <a:ext uri="{53640926-AAD7-44D8-BBD7-CCE9431645EC}">
                          <a14:shadowObscured xmlns:a14="http://schemas.microsoft.com/office/drawing/2010/main"/>
                        </a:ext>
                      </a:extLst>
                    </pic:spPr>
                  </pic:pic>
                </a:graphicData>
              </a:graphic>
            </wp:inline>
          </w:drawing>
        </w:r>
      </w:del>
      <w:ins w:id="17" w:author="杨 壮" w:date="2020-06-06T18:23:00Z">
        <w:r w:rsidR="00E778FA">
          <w:rPr>
            <w:noProof/>
          </w:rPr>
          <w:drawing>
            <wp:inline distT="0" distB="0" distL="0" distR="0" wp14:anchorId="639EAD1C" wp14:editId="59640873">
              <wp:extent cx="3959610" cy="554374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602" cy="5571730"/>
                      </a:xfrm>
                      <a:prstGeom prst="rect">
                        <a:avLst/>
                      </a:prstGeom>
                    </pic:spPr>
                  </pic:pic>
                </a:graphicData>
              </a:graphic>
            </wp:inline>
          </w:drawing>
        </w:r>
      </w:ins>
    </w:p>
    <w:p w14:paraId="5AFAA863" w14:textId="77777777" w:rsidR="00626567" w:rsidRDefault="00626567">
      <w:proofErr w:type="gramStart"/>
      <w:r>
        <w:rPr>
          <w:rFonts w:hint="eastAsia"/>
        </w:rPr>
        <w:t>退课用例</w:t>
      </w:r>
      <w:proofErr w:type="gramEnd"/>
      <w:r>
        <w:rPr>
          <w:rFonts w:hint="eastAsia"/>
        </w:rPr>
        <w:t>的活动图：</w:t>
      </w:r>
    </w:p>
    <w:p w14:paraId="5D1ABF5F" w14:textId="77777777" w:rsidR="00C02B50" w:rsidRDefault="00C02B50" w:rsidP="00C02B50">
      <w:r>
        <w:rPr>
          <w:rFonts w:hint="eastAsia"/>
        </w:rPr>
        <w:t>解题思路：学生首先进入选课系统，然后</w:t>
      </w:r>
      <w:proofErr w:type="gramStart"/>
      <w:r>
        <w:rPr>
          <w:rFonts w:hint="eastAsia"/>
        </w:rPr>
        <w:t>进行退课操作</w:t>
      </w:r>
      <w:proofErr w:type="gramEnd"/>
      <w:r>
        <w:rPr>
          <w:rFonts w:hint="eastAsia"/>
        </w:rPr>
        <w:t>，系统验证学生所退选的课程是否为必修课以及是否超过退课时间，若不是必修课而且没有超出时限，则</w:t>
      </w:r>
      <w:proofErr w:type="gramStart"/>
      <w:r>
        <w:rPr>
          <w:rFonts w:hint="eastAsia"/>
        </w:rPr>
        <w:t>提示退课成功</w:t>
      </w:r>
      <w:proofErr w:type="gramEnd"/>
      <w:r>
        <w:rPr>
          <w:rFonts w:hint="eastAsia"/>
        </w:rPr>
        <w:t>，返回选课界面并将</w:t>
      </w:r>
      <w:proofErr w:type="gramStart"/>
      <w:r>
        <w:rPr>
          <w:rFonts w:hint="eastAsia"/>
        </w:rPr>
        <w:t>退课结果</w:t>
      </w:r>
      <w:proofErr w:type="gramEnd"/>
      <w:r>
        <w:rPr>
          <w:rFonts w:hint="eastAsia"/>
        </w:rPr>
        <w:t>存入数据库中，其他情况下，则提示</w:t>
      </w:r>
      <w:proofErr w:type="gramStart"/>
      <w:r>
        <w:rPr>
          <w:rFonts w:hint="eastAsia"/>
        </w:rPr>
        <w:t>退课失败</w:t>
      </w:r>
      <w:proofErr w:type="gramEnd"/>
      <w:r>
        <w:rPr>
          <w:rFonts w:hint="eastAsia"/>
        </w:rPr>
        <w:t>的原因对应的信息，并返回选课页面。</w:t>
      </w:r>
    </w:p>
    <w:p w14:paraId="662C7E72" w14:textId="77777777" w:rsidR="00C02B50" w:rsidRPr="00C02B50" w:rsidRDefault="00C02B50"/>
    <w:p w14:paraId="53FBBA92" w14:textId="6E851FA1" w:rsidR="00626567" w:rsidRDefault="00626567" w:rsidP="00E778FA">
      <w:pPr>
        <w:jc w:val="center"/>
        <w:pPrChange w:id="18" w:author="杨 壮" w:date="2020-06-06T18:23:00Z">
          <w:pPr/>
        </w:pPrChange>
      </w:pPr>
      <w:del w:id="19" w:author="杨 壮" w:date="2020-06-06T18:23:00Z">
        <w:r w:rsidDel="00E778FA">
          <w:rPr>
            <w:noProof/>
          </w:rPr>
          <w:lastRenderedPageBreak/>
          <w:drawing>
            <wp:inline distT="0" distB="0" distL="0" distR="0" wp14:anchorId="3869BDA3" wp14:editId="61C21AA5">
              <wp:extent cx="5163981" cy="27220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079" b="8200"/>
                      <a:stretch/>
                    </pic:blipFill>
                    <pic:spPr bwMode="auto">
                      <a:xfrm>
                        <a:off x="0" y="0"/>
                        <a:ext cx="5164651" cy="2722411"/>
                      </a:xfrm>
                      <a:prstGeom prst="rect">
                        <a:avLst/>
                      </a:prstGeom>
                      <a:ln>
                        <a:noFill/>
                      </a:ln>
                      <a:extLst>
                        <a:ext uri="{53640926-AAD7-44D8-BBD7-CCE9431645EC}">
                          <a14:shadowObscured xmlns:a14="http://schemas.microsoft.com/office/drawing/2010/main"/>
                        </a:ext>
                      </a:extLst>
                    </pic:spPr>
                  </pic:pic>
                </a:graphicData>
              </a:graphic>
            </wp:inline>
          </w:drawing>
        </w:r>
      </w:del>
      <w:ins w:id="20" w:author="杨 壮" w:date="2020-06-06T18:23:00Z">
        <w:r w:rsidR="00E778FA">
          <w:rPr>
            <w:noProof/>
          </w:rPr>
          <w:drawing>
            <wp:inline distT="0" distB="0" distL="0" distR="0" wp14:anchorId="041B4EB7" wp14:editId="26A77343">
              <wp:extent cx="4484218" cy="618968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31" cy="6195781"/>
                      </a:xfrm>
                      <a:prstGeom prst="rect">
                        <a:avLst/>
                      </a:prstGeom>
                    </pic:spPr>
                  </pic:pic>
                </a:graphicData>
              </a:graphic>
            </wp:inline>
          </w:drawing>
        </w:r>
      </w:ins>
    </w:p>
    <w:p w14:paraId="7B31671A" w14:textId="77777777" w:rsidR="00626567" w:rsidRDefault="00626567">
      <w:r>
        <w:rPr>
          <w:rFonts w:hint="eastAsia"/>
        </w:rPr>
        <w:t>更改课程信息用例的活动图：</w:t>
      </w:r>
    </w:p>
    <w:p w14:paraId="314D3826" w14:textId="77777777" w:rsidR="00F95F9A" w:rsidRDefault="00F95F9A" w:rsidP="00F95F9A">
      <w:r>
        <w:rPr>
          <w:rFonts w:hint="eastAsia"/>
        </w:rPr>
        <w:t>解题思路：管理员首先进入系统管理系统，然后进行更改课程信息操作，系统验证当前管理员是否有权限更改当前课程信息以及更改后是否存在课程名相同的情况，若管理员有权限更改而且更改后没有课程名相同的情况，则提示更改课程信息成功，返回系统管理</w:t>
      </w:r>
      <w:r w:rsidR="007018DE">
        <w:rPr>
          <w:rFonts w:hint="eastAsia"/>
        </w:rPr>
        <w:t>界面并将更改</w:t>
      </w:r>
      <w:r>
        <w:rPr>
          <w:rFonts w:hint="eastAsia"/>
        </w:rPr>
        <w:t>结果存入数据库中，其他情况下，则提示</w:t>
      </w:r>
      <w:r w:rsidR="007018DE">
        <w:rPr>
          <w:rFonts w:hint="eastAsia"/>
        </w:rPr>
        <w:t>更改课程信息</w:t>
      </w:r>
      <w:r>
        <w:rPr>
          <w:rFonts w:hint="eastAsia"/>
        </w:rPr>
        <w:t>失败的原因对应的信息，并</w:t>
      </w:r>
      <w:r w:rsidR="007018DE">
        <w:rPr>
          <w:rFonts w:hint="eastAsia"/>
        </w:rPr>
        <w:t>返回系统管理</w:t>
      </w:r>
      <w:r>
        <w:rPr>
          <w:rFonts w:hint="eastAsia"/>
        </w:rPr>
        <w:t>页面。</w:t>
      </w:r>
    </w:p>
    <w:p w14:paraId="7A6FCC43" w14:textId="77777777" w:rsidR="00F95F9A" w:rsidRPr="00F95F9A" w:rsidRDefault="00F95F9A"/>
    <w:p w14:paraId="2DFC2AF7" w14:textId="683A4745" w:rsidR="00626567" w:rsidRDefault="00EB153A" w:rsidP="00EB153A">
      <w:pPr>
        <w:jc w:val="center"/>
        <w:rPr>
          <w:rFonts w:hint="eastAsia"/>
        </w:rPr>
        <w:pPrChange w:id="21" w:author="杨 壮" w:date="2020-06-06T20:48:00Z">
          <w:pPr/>
        </w:pPrChange>
      </w:pPr>
      <w:ins w:id="22" w:author="杨 壮" w:date="2020-06-06T20:48:00Z">
        <w:r>
          <w:rPr>
            <w:noProof/>
          </w:rPr>
          <w:lastRenderedPageBreak/>
          <w:drawing>
            <wp:inline distT="0" distB="0" distL="0" distR="0" wp14:anchorId="1ECD239F" wp14:editId="4B01F3C4">
              <wp:extent cx="5274310" cy="602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785"/>
                      </a:xfrm>
                      <a:prstGeom prst="rect">
                        <a:avLst/>
                      </a:prstGeom>
                    </pic:spPr>
                  </pic:pic>
                </a:graphicData>
              </a:graphic>
            </wp:inline>
          </w:drawing>
        </w:r>
      </w:ins>
      <w:del w:id="23" w:author="杨 壮" w:date="2020-06-06T18:24:00Z">
        <w:r w:rsidR="00626567" w:rsidDel="000D6855">
          <w:rPr>
            <w:noProof/>
          </w:rPr>
          <w:drawing>
            <wp:inline distT="0" distB="0" distL="0" distR="0" wp14:anchorId="5F3374F0" wp14:editId="1FA0552B">
              <wp:extent cx="5190409" cy="2711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578" b="8556"/>
                      <a:stretch/>
                    </pic:blipFill>
                    <pic:spPr bwMode="auto">
                      <a:xfrm>
                        <a:off x="0" y="0"/>
                        <a:ext cx="5191083" cy="2711839"/>
                      </a:xfrm>
                      <a:prstGeom prst="rect">
                        <a:avLst/>
                      </a:prstGeom>
                      <a:ln>
                        <a:noFill/>
                      </a:ln>
                      <a:extLst>
                        <a:ext uri="{53640926-AAD7-44D8-BBD7-CCE9431645EC}">
                          <a14:shadowObscured xmlns:a14="http://schemas.microsoft.com/office/drawing/2010/main"/>
                        </a:ext>
                      </a:extLst>
                    </pic:spPr>
                  </pic:pic>
                </a:graphicData>
              </a:graphic>
            </wp:inline>
          </w:drawing>
        </w:r>
      </w:del>
    </w:p>
    <w:p w14:paraId="3E090CB0" w14:textId="77777777" w:rsidR="00626567" w:rsidRDefault="00626567">
      <w:r>
        <w:rPr>
          <w:rFonts w:hint="eastAsia"/>
        </w:rPr>
        <w:t>添加课程用例的活动图：</w:t>
      </w:r>
    </w:p>
    <w:p w14:paraId="7C38964C" w14:textId="77777777" w:rsidR="007018DE" w:rsidRPr="007018DE" w:rsidRDefault="007018DE">
      <w:r>
        <w:rPr>
          <w:rFonts w:hint="eastAsia"/>
        </w:rPr>
        <w:t>解题思路：管理员首先进入系统管理系统，然后进行添加课程操作，系统验证当前管理员是否有权限添加课程以及添加后是否存在课程名相同的情况，若管理员有权限添加而且添加后没有课程名相同的情况，则提示添加课程成功，返回系统管理界面并将添加的结果存入数据库中，其他情况下，则提示添加课程失败的原因对应的信息，并返回系统管理页面。</w:t>
      </w:r>
    </w:p>
    <w:p w14:paraId="21EAE410" w14:textId="2DDB18A3" w:rsidR="00626567" w:rsidRDefault="00626567" w:rsidP="000D6855">
      <w:pPr>
        <w:jc w:val="center"/>
        <w:pPrChange w:id="24" w:author="杨 壮" w:date="2020-06-06T18:24:00Z">
          <w:pPr/>
        </w:pPrChange>
      </w:pPr>
      <w:del w:id="25" w:author="杨 壮" w:date="2020-06-06T18:24:00Z">
        <w:r w:rsidDel="000D6855">
          <w:rPr>
            <w:noProof/>
          </w:rPr>
          <w:lastRenderedPageBreak/>
          <w:drawing>
            <wp:inline distT="0" distB="0" distL="0" distR="0" wp14:anchorId="03BCF501" wp14:editId="16E18DA0">
              <wp:extent cx="5179838" cy="2716773"/>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6" w:author="杨 壮" w:date="2020-06-06T20:59:00Z">
        <w:r w:rsidR="00EB153A">
          <w:rPr>
            <w:noProof/>
          </w:rPr>
          <w:drawing>
            <wp:inline distT="0" distB="0" distL="0" distR="0" wp14:anchorId="494CF8FC" wp14:editId="1C48841B">
              <wp:extent cx="5274310" cy="562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26100"/>
                      </a:xfrm>
                      <a:prstGeom prst="rect">
                        <a:avLst/>
                      </a:prstGeom>
                    </pic:spPr>
                  </pic:pic>
                </a:graphicData>
              </a:graphic>
            </wp:inline>
          </w:drawing>
        </w:r>
      </w:ins>
    </w:p>
    <w:p w14:paraId="4B3BF66E" w14:textId="77777777" w:rsidR="00626567" w:rsidRDefault="00626567">
      <w:r>
        <w:rPr>
          <w:rFonts w:hint="eastAsia"/>
        </w:rPr>
        <w:t>删除课程用例的活动图：</w:t>
      </w:r>
    </w:p>
    <w:p w14:paraId="5669B1C7" w14:textId="77777777" w:rsidR="007018DE" w:rsidRDefault="007018DE">
      <w:r>
        <w:rPr>
          <w:rFonts w:hint="eastAsia"/>
        </w:rPr>
        <w:t>解题思路：管理员首先进入系统管理系统，然后进行删除课程操作，系统验证当前管理员是否有权限删除课程，若管理员有权限删除，则提示删除课程成功，返回系统管理界面，并将删除的结果存入数据库中，同时删除对应的学生选课记录，其他情况下，则提示删除课程失败的原因对应的信息，并返回系统管理页面。</w:t>
      </w:r>
    </w:p>
    <w:p w14:paraId="2FD5F4A3" w14:textId="03E45580" w:rsidR="00626567" w:rsidRDefault="000D59EF" w:rsidP="00C960E6">
      <w:pPr>
        <w:jc w:val="center"/>
        <w:pPrChange w:id="27" w:author="杨 壮" w:date="2020-06-06T20:31:00Z">
          <w:pPr/>
        </w:pPrChange>
      </w:pPr>
      <w:del w:id="28" w:author="杨 壮" w:date="2020-06-06T20:31:00Z">
        <w:r w:rsidDel="00C960E6">
          <w:rPr>
            <w:noProof/>
          </w:rPr>
          <w:lastRenderedPageBreak/>
          <w:drawing>
            <wp:inline distT="0" distB="0" distL="0" distR="0" wp14:anchorId="0F6E3CC2" wp14:editId="02FDB4C2">
              <wp:extent cx="5179838" cy="2716773"/>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9" w:author="杨 壮" w:date="2020-06-06T20:31:00Z">
        <w:r w:rsidR="00C960E6">
          <w:rPr>
            <w:noProof/>
          </w:rPr>
          <w:drawing>
            <wp:inline distT="0" distB="0" distL="0" distR="0" wp14:anchorId="69B0C299" wp14:editId="54F690F1">
              <wp:extent cx="4500438" cy="508344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24" cy="5092580"/>
                      </a:xfrm>
                      <a:prstGeom prst="rect">
                        <a:avLst/>
                      </a:prstGeom>
                    </pic:spPr>
                  </pic:pic>
                </a:graphicData>
              </a:graphic>
            </wp:inline>
          </w:drawing>
        </w:r>
      </w:ins>
    </w:p>
    <w:p w14:paraId="3E16E6C9" w14:textId="77777777" w:rsidR="00247421" w:rsidRDefault="00247421"/>
    <w:p w14:paraId="0FA07122" w14:textId="77777777" w:rsidR="00247421" w:rsidRDefault="00247421"/>
    <w:p w14:paraId="1920DD1A" w14:textId="77777777" w:rsidR="00247421" w:rsidRDefault="00247421"/>
    <w:p w14:paraId="1CCEE752" w14:textId="77777777" w:rsidR="00247421" w:rsidRDefault="00247421"/>
    <w:p w14:paraId="488CE318" w14:textId="77777777" w:rsidR="00B843C4" w:rsidRDefault="00247421" w:rsidP="00B843C4">
      <w:r>
        <w:rPr>
          <w:rFonts w:hint="eastAsia"/>
        </w:rPr>
        <w:t>2</w:t>
      </w:r>
      <w:r w:rsidR="004E653A">
        <w:rPr>
          <w:rFonts w:hint="eastAsia"/>
        </w:rPr>
        <w:t>．针对上面的需求，设计一个选课的基本类</w:t>
      </w:r>
      <w:r w:rsidR="00971D63">
        <w:rPr>
          <w:rFonts w:hint="eastAsia"/>
        </w:rPr>
        <w:t>图。其中，课程需要包含课程名称、上课的教室、课程的编号、授课的老师、选课的学生、开课的起始时间、允许选课的最大学生数目等信息。需要提供对课程的查询、显示、增加、修改、删除等功能；对选课过程提供查询、选择、退选的功能；满足基本的操作要求，对课程进行合法性验证、</w:t>
      </w:r>
      <w:r w:rsidR="00B843C4">
        <w:rPr>
          <w:rFonts w:hint="eastAsia"/>
        </w:rPr>
        <w:t>对选课动作进行合法</w:t>
      </w:r>
      <w:r w:rsidR="00971D63">
        <w:rPr>
          <w:rFonts w:hint="eastAsia"/>
        </w:rPr>
        <w:t>性的判定、</w:t>
      </w:r>
      <w:r w:rsidR="004E653A">
        <w:rPr>
          <w:rFonts w:hint="eastAsia"/>
        </w:rPr>
        <w:t>对增加课程进行合法性</w:t>
      </w:r>
      <w:r w:rsidR="00971D63">
        <w:rPr>
          <w:rFonts w:hint="eastAsia"/>
        </w:rPr>
        <w:t>的</w:t>
      </w:r>
      <w:r w:rsidR="004E653A">
        <w:rPr>
          <w:rFonts w:hint="eastAsia"/>
        </w:rPr>
        <w:t>判定。请提供两张类图；一张是满足类图</w:t>
      </w:r>
      <w:r w:rsidR="00B843C4">
        <w:rPr>
          <w:rFonts w:hint="eastAsia"/>
        </w:rPr>
        <w:t>省略原则的，重点表现类和类之间关联的类图；另一张是完备地描述类的内部信息的类图。</w:t>
      </w:r>
    </w:p>
    <w:p w14:paraId="5FF0F34C"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39B293CF" w14:textId="77777777" w:rsidR="00626567" w:rsidRPr="00247421" w:rsidRDefault="00626567"/>
    <w:p w14:paraId="12DD46F1" w14:textId="77777777" w:rsidR="0063269D" w:rsidRDefault="0063269D">
      <w:r>
        <w:rPr>
          <w:rFonts w:hint="eastAsia"/>
        </w:rPr>
        <w:t>解题思路：</w:t>
      </w:r>
    </w:p>
    <w:p w14:paraId="4DF73DC1" w14:textId="77777777" w:rsidR="0063269D" w:rsidRDefault="00F418BC">
      <w:r>
        <w:rPr>
          <w:rFonts w:hint="eastAsia"/>
        </w:rPr>
        <w:tab/>
      </w:r>
      <w:r>
        <w:rPr>
          <w:rFonts w:hint="eastAsia"/>
        </w:rPr>
        <w:t>在选课系统中，</w:t>
      </w:r>
      <w:r>
        <w:rPr>
          <w:rFonts w:hint="eastAsia"/>
        </w:rPr>
        <w:t>entity</w:t>
      </w:r>
      <w:r>
        <w:rPr>
          <w:rFonts w:hint="eastAsia"/>
        </w:rPr>
        <w:t>包中包括学生类，管理员类和课程类，</w:t>
      </w:r>
      <w:r>
        <w:rPr>
          <w:rFonts w:hint="eastAsia"/>
        </w:rPr>
        <w:t>boundary</w:t>
      </w:r>
      <w:r w:rsidR="00667E04">
        <w:rPr>
          <w:rFonts w:hint="eastAsia"/>
        </w:rPr>
        <w:t>包中包括选课</w:t>
      </w:r>
      <w:r>
        <w:rPr>
          <w:rFonts w:hint="eastAsia"/>
        </w:rPr>
        <w:t>类，</w:t>
      </w:r>
      <w:r>
        <w:rPr>
          <w:rFonts w:hint="eastAsia"/>
        </w:rPr>
        <w:t>control</w:t>
      </w:r>
      <w:r>
        <w:rPr>
          <w:rFonts w:hint="eastAsia"/>
        </w:rPr>
        <w:t>包中包括数据库操作类。</w:t>
      </w:r>
      <w:r w:rsidR="00667E04">
        <w:rPr>
          <w:rFonts w:hint="eastAsia"/>
        </w:rPr>
        <w:t>其中选课类作为学生类和课程类的关联类。</w:t>
      </w:r>
    </w:p>
    <w:p w14:paraId="2108E36A" w14:textId="77777777" w:rsidR="00522470" w:rsidRDefault="00522470">
      <w:r>
        <w:rPr>
          <w:rFonts w:hint="eastAsia"/>
        </w:rPr>
        <w:tab/>
      </w:r>
      <w:r>
        <w:rPr>
          <w:rFonts w:hint="eastAsia"/>
        </w:rPr>
        <w:t>根据题意，学生类中有属性姓名、学号、密码，同时为学生类提供一个登陆的方法；</w:t>
      </w:r>
    </w:p>
    <w:p w14:paraId="6D092C3A" w14:textId="29AD1EC0" w:rsidR="00522470" w:rsidRDefault="00522470">
      <w:r>
        <w:rPr>
          <w:rFonts w:hint="eastAsia"/>
        </w:rPr>
        <w:lastRenderedPageBreak/>
        <w:t>课程的属性有课</w:t>
      </w:r>
      <w:r w:rsidR="00971D63">
        <w:rPr>
          <w:rFonts w:hint="eastAsia"/>
        </w:rPr>
        <w:t>程名称、上课教室、课程编号、授课老师、选课学生、开课的起始时间、</w:t>
      </w:r>
      <w:r>
        <w:rPr>
          <w:rFonts w:hint="eastAsia"/>
        </w:rPr>
        <w:t>允许选课的最大人数；管理员的属性有用户名、密码，提供方法</w:t>
      </w:r>
      <w:del w:id="30" w:author="杨 壮" w:date="2020-06-06T20:35:00Z">
        <w:r w:rsidDel="00614F6F">
          <w:rPr>
            <w:rFonts w:hint="eastAsia"/>
          </w:rPr>
          <w:delText>查询课程、显示课程、增加课程、修改课程、删除课程以及</w:delText>
        </w:r>
      </w:del>
      <w:r>
        <w:rPr>
          <w:rFonts w:hint="eastAsia"/>
        </w:rPr>
        <w:t>登陆；选课类里提供方法查询、选择、退选</w:t>
      </w:r>
      <w:ins w:id="31" w:author="杨 壮" w:date="2020-06-06T20:34:00Z">
        <w:r w:rsidR="00614F6F">
          <w:rPr>
            <w:rFonts w:hint="eastAsia"/>
          </w:rPr>
          <w:t>、显示选课清单</w:t>
        </w:r>
      </w:ins>
      <w:r>
        <w:rPr>
          <w:rFonts w:hint="eastAsia"/>
        </w:rPr>
        <w:t>；在数据库操作类中，提供对课程以及用户的增、</w:t>
      </w:r>
      <w:proofErr w:type="gramStart"/>
      <w:r>
        <w:rPr>
          <w:rFonts w:hint="eastAsia"/>
        </w:rPr>
        <w:t>删</w:t>
      </w:r>
      <w:proofErr w:type="gramEnd"/>
      <w:r>
        <w:rPr>
          <w:rFonts w:hint="eastAsia"/>
        </w:rPr>
        <w:t>、改、查，同时</w:t>
      </w:r>
      <w:r w:rsidR="009C7FD5">
        <w:rPr>
          <w:rFonts w:hint="eastAsia"/>
        </w:rPr>
        <w:t>对课程、选课动作和增加课程进行合法性检查</w:t>
      </w:r>
      <w:ins w:id="32" w:author="杨 壮" w:date="2020-06-06T20:35:00Z">
        <w:r w:rsidR="00614F6F">
          <w:rPr>
            <w:rFonts w:hint="eastAsia"/>
          </w:rPr>
          <w:t>，同时提供对选课清单的增、</w:t>
        </w:r>
        <w:proofErr w:type="gramStart"/>
        <w:r w:rsidR="00614F6F">
          <w:rPr>
            <w:rFonts w:hint="eastAsia"/>
          </w:rPr>
          <w:t>删</w:t>
        </w:r>
        <w:proofErr w:type="gramEnd"/>
        <w:r w:rsidR="00614F6F">
          <w:rPr>
            <w:rFonts w:hint="eastAsia"/>
          </w:rPr>
          <w:t>、查</w:t>
        </w:r>
      </w:ins>
      <w:r w:rsidR="009C7FD5">
        <w:rPr>
          <w:rFonts w:hint="eastAsia"/>
        </w:rPr>
        <w:t>。</w:t>
      </w:r>
    </w:p>
    <w:p w14:paraId="13F29B4B" w14:textId="6C454055" w:rsidR="009C7FD5" w:rsidRDefault="009C7FD5">
      <w:r>
        <w:rPr>
          <w:rFonts w:hint="eastAsia"/>
        </w:rPr>
        <w:tab/>
      </w:r>
      <w:r>
        <w:rPr>
          <w:rFonts w:hint="eastAsia"/>
        </w:rPr>
        <w:t>管理员使用数据库，通过数据库间接管理学生</w:t>
      </w:r>
      <w:ins w:id="33" w:author="杨 壮" w:date="2020-06-06T20:35:00Z">
        <w:r w:rsidR="00614F6F">
          <w:rPr>
            <w:rFonts w:hint="eastAsia"/>
          </w:rPr>
          <w:t>、课程</w:t>
        </w:r>
      </w:ins>
      <w:r>
        <w:rPr>
          <w:rFonts w:hint="eastAsia"/>
        </w:rPr>
        <w:t>，同时管理员可以查看选课的界面，学生通过选课类选择课程。</w:t>
      </w:r>
    </w:p>
    <w:p w14:paraId="5D3C4737" w14:textId="77777777" w:rsidR="009C7FD5" w:rsidRPr="009C7FD5" w:rsidRDefault="009C7FD5">
      <w:r>
        <w:rPr>
          <w:rFonts w:hint="eastAsia"/>
        </w:rPr>
        <w:tab/>
      </w:r>
      <w:r>
        <w:rPr>
          <w:rFonts w:hint="eastAsia"/>
        </w:rPr>
        <w:t>通过以上的分析，可以画出如下类图。</w:t>
      </w:r>
    </w:p>
    <w:p w14:paraId="6C84E0F2" w14:textId="5DA01F4F" w:rsidR="00C80565" w:rsidRDefault="00667E04">
      <w:del w:id="34" w:author="杨 壮" w:date="2020-06-06T20:35:00Z">
        <w:r w:rsidDel="00614F6F">
          <w:rPr>
            <w:noProof/>
          </w:rPr>
          <w:drawing>
            <wp:inline distT="0" distB="0" distL="0" distR="0" wp14:anchorId="72A5AD18" wp14:editId="62DE128F">
              <wp:extent cx="5179838" cy="271148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778" b="8556"/>
                      <a:stretch/>
                    </pic:blipFill>
                    <pic:spPr bwMode="auto">
                      <a:xfrm>
                        <a:off x="0" y="0"/>
                        <a:ext cx="5180511" cy="2711838"/>
                      </a:xfrm>
                      <a:prstGeom prst="rect">
                        <a:avLst/>
                      </a:prstGeom>
                      <a:ln>
                        <a:noFill/>
                      </a:ln>
                      <a:extLst>
                        <a:ext uri="{53640926-AAD7-44D8-BBD7-CCE9431645EC}">
                          <a14:shadowObscured xmlns:a14="http://schemas.microsoft.com/office/drawing/2010/main"/>
                        </a:ext>
                      </a:extLst>
                    </pic:spPr>
                  </pic:pic>
                </a:graphicData>
              </a:graphic>
            </wp:inline>
          </w:drawing>
        </w:r>
      </w:del>
    </w:p>
    <w:p w14:paraId="40B68732" w14:textId="47C021CD" w:rsidR="00C80565" w:rsidRDefault="00614F6F">
      <w:pPr>
        <w:rPr>
          <w:ins w:id="35" w:author="杨 壮" w:date="2020-06-06T20:35:00Z"/>
        </w:rPr>
      </w:pPr>
      <w:ins w:id="36" w:author="杨 壮" w:date="2020-06-06T20:35:00Z">
        <w:r w:rsidRPr="005E7D5C">
          <w:rPr>
            <w:noProof/>
          </w:rPr>
          <w:drawing>
            <wp:inline distT="0" distB="0" distL="0" distR="0" wp14:anchorId="742E9996" wp14:editId="03B166C4">
              <wp:extent cx="5274310" cy="4396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6740"/>
                      </a:xfrm>
                      <a:prstGeom prst="rect">
                        <a:avLst/>
                      </a:prstGeom>
                    </pic:spPr>
                  </pic:pic>
                </a:graphicData>
              </a:graphic>
            </wp:inline>
          </w:drawing>
        </w:r>
      </w:ins>
    </w:p>
    <w:p w14:paraId="30DDA2F2" w14:textId="77777777" w:rsidR="00614F6F" w:rsidRDefault="00614F6F">
      <w:pPr>
        <w:rPr>
          <w:rFonts w:hint="eastAsia"/>
        </w:rPr>
      </w:pPr>
    </w:p>
    <w:p w14:paraId="356D5691" w14:textId="056198D3" w:rsidR="00626567" w:rsidRDefault="00614F6F">
      <w:ins w:id="37" w:author="杨 壮" w:date="2020-06-06T20:35:00Z">
        <w:r w:rsidRPr="00082F98">
          <w:rPr>
            <w:noProof/>
          </w:rPr>
          <w:lastRenderedPageBreak/>
          <w:drawing>
            <wp:inline distT="0" distB="0" distL="0" distR="0" wp14:anchorId="0C3094C5" wp14:editId="2172EB67">
              <wp:extent cx="5274310" cy="42875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87520"/>
                      </a:xfrm>
                      <a:prstGeom prst="rect">
                        <a:avLst/>
                      </a:prstGeom>
                    </pic:spPr>
                  </pic:pic>
                </a:graphicData>
              </a:graphic>
            </wp:inline>
          </w:drawing>
        </w:r>
      </w:ins>
      <w:del w:id="38" w:author="杨 壮" w:date="2020-06-06T20:35:00Z">
        <w:r w:rsidR="00667E04" w:rsidDel="00614F6F">
          <w:rPr>
            <w:noProof/>
          </w:rPr>
          <w:drawing>
            <wp:inline distT="0" distB="0" distL="0" distR="0" wp14:anchorId="4D75C96A" wp14:editId="0EBAE4F7">
              <wp:extent cx="5190409" cy="27167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578" b="8378"/>
                      <a:stretch/>
                    </pic:blipFill>
                    <pic:spPr bwMode="auto">
                      <a:xfrm>
                        <a:off x="0" y="0"/>
                        <a:ext cx="5191083" cy="2717126"/>
                      </a:xfrm>
                      <a:prstGeom prst="rect">
                        <a:avLst/>
                      </a:prstGeom>
                      <a:ln>
                        <a:noFill/>
                      </a:ln>
                      <a:extLst>
                        <a:ext uri="{53640926-AAD7-44D8-BBD7-CCE9431645EC}">
                          <a14:shadowObscured xmlns:a14="http://schemas.microsoft.com/office/drawing/2010/main"/>
                        </a:ext>
                      </a:extLst>
                    </pic:spPr>
                  </pic:pic>
                </a:graphicData>
              </a:graphic>
            </wp:inline>
          </w:drawing>
        </w:r>
      </w:del>
    </w:p>
    <w:p w14:paraId="3E9EC481" w14:textId="77777777" w:rsidR="00DE32AF" w:rsidRDefault="00DE32AF"/>
    <w:p w14:paraId="6BE55BCE" w14:textId="77777777" w:rsidR="00DE32AF" w:rsidRDefault="00DE32AF"/>
    <w:p w14:paraId="58FFF0F6" w14:textId="77777777" w:rsidR="00DE32AF" w:rsidRPr="00DE32AF" w:rsidRDefault="00DE32AF" w:rsidP="00DE32AF">
      <w:pPr>
        <w:pageBreakBefore/>
        <w:rPr>
          <w:rFonts w:ascii="宋体" w:eastAsia="宋体" w:hAnsi="宋体" w:cs="Times New Roman"/>
          <w:szCs w:val="21"/>
        </w:rPr>
      </w:pPr>
      <w:r>
        <w:rPr>
          <w:rFonts w:ascii="Calibri" w:eastAsia="宋体" w:hAnsi="Calibri" w:cs="Times New Roman" w:hint="eastAsia"/>
        </w:rPr>
        <w:lastRenderedPageBreak/>
        <w:t>3</w:t>
      </w:r>
      <w:r>
        <w:rPr>
          <w:rFonts w:ascii="Calibri" w:eastAsia="宋体" w:hAnsi="Calibri" w:cs="Times New Roman" w:hint="eastAsia"/>
        </w:rPr>
        <w:t>．</w:t>
      </w:r>
      <w:r w:rsidRPr="00DE32AF">
        <w:rPr>
          <w:rFonts w:ascii="宋体" w:eastAsia="宋体" w:hAnsi="宋体" w:cs="Times New Roman" w:hint="eastAsia"/>
          <w:szCs w:val="21"/>
        </w:rPr>
        <w:t>下面是自动售货机系统的需求陈述，请画出该系统的用例图、类图、对象图、状态图、时序图、协作图、活动图、构件图、部署图。</w:t>
      </w:r>
    </w:p>
    <w:p w14:paraId="6DCBE269"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系统是一种无人售货系统。售货时，顾客把硬币投入机器的投币口中，机器检查硬币的大小、重量、厚度及边缘类型。有效的硬币是一元币、五角币、一角币、五分币和一分币。其他货币都被认为是假币。机器拒绝接收假币，并将其从退币孔退出。当机器接收了有效的硬币之后，就把硬币送入硬币</w:t>
      </w:r>
      <w:proofErr w:type="gramStart"/>
      <w:r w:rsidRPr="00DE32AF">
        <w:rPr>
          <w:rFonts w:ascii="宋体" w:eastAsia="宋体" w:hAnsi="宋体" w:cs="Times New Roman" w:hint="eastAsia"/>
          <w:szCs w:val="21"/>
        </w:rPr>
        <w:t>储藏器</w:t>
      </w:r>
      <w:proofErr w:type="gramEnd"/>
      <w:r w:rsidRPr="00DE32AF">
        <w:rPr>
          <w:rFonts w:ascii="宋体" w:eastAsia="宋体" w:hAnsi="宋体" w:cs="Times New Roman" w:hint="eastAsia"/>
          <w:szCs w:val="21"/>
        </w:rPr>
        <w:t>中。顾客支付的货币根据硬币的面值进行累加。</w:t>
      </w:r>
    </w:p>
    <w:p w14:paraId="41B9B634"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0C8FBDA3" w14:textId="77777777" w:rsidR="00DE32AF" w:rsidRPr="00DE32AF" w:rsidRDefault="00DE32AF" w:rsidP="00DE32AF">
      <w:pPr>
        <w:rPr>
          <w:rFonts w:ascii="宋体" w:eastAsia="宋体" w:hAnsi="宋体" w:cs="Times New Roman"/>
          <w:szCs w:val="21"/>
        </w:rPr>
      </w:pPr>
      <w:r w:rsidRPr="00DE32AF">
        <w:rPr>
          <w:rFonts w:ascii="宋体" w:eastAsia="宋体" w:hAnsi="宋体" w:cs="Times New Roman" w:hint="eastAsia"/>
          <w:szCs w:val="21"/>
        </w:rPr>
        <w:t>题解</w:t>
      </w:r>
      <w:r w:rsidRPr="00DE32AF">
        <w:rPr>
          <w:rFonts w:ascii="宋体" w:eastAsia="宋体" w:hAnsi="宋体" w:cs="Times New Roman"/>
          <w:szCs w:val="21"/>
        </w:rPr>
        <w:t>：</w:t>
      </w:r>
    </w:p>
    <w:p w14:paraId="016ADA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从</w:t>
      </w:r>
      <w:r w:rsidRPr="00DE32AF">
        <w:rPr>
          <w:rFonts w:ascii="Calibri" w:eastAsia="宋体" w:hAnsi="Calibri" w:cs="Times New Roman"/>
        </w:rPr>
        <w:t>题目一</w:t>
      </w:r>
      <w:r w:rsidRPr="00DE32AF">
        <w:rPr>
          <w:rFonts w:ascii="Calibri" w:eastAsia="宋体" w:hAnsi="Calibri" w:cs="Times New Roman" w:hint="eastAsia"/>
        </w:rPr>
        <w:t>中</w:t>
      </w:r>
      <w:r w:rsidRPr="00DE32AF">
        <w:rPr>
          <w:rFonts w:ascii="Calibri" w:eastAsia="宋体" w:hAnsi="Calibri" w:cs="Times New Roman"/>
        </w:rPr>
        <w:t>的描述可知，</w:t>
      </w:r>
      <w:r w:rsidRPr="00DE32AF">
        <w:rPr>
          <w:rFonts w:ascii="Calibri" w:eastAsia="宋体" w:hAnsi="Calibri" w:cs="Times New Roman" w:hint="eastAsia"/>
        </w:rPr>
        <w:t>自动</w:t>
      </w:r>
      <w:r w:rsidRPr="00DE32AF">
        <w:rPr>
          <w:rFonts w:ascii="Calibri" w:eastAsia="宋体" w:hAnsi="Calibri" w:cs="Times New Roman"/>
        </w:rPr>
        <w:t>售货机是一种无人</w:t>
      </w:r>
      <w:r w:rsidRPr="00DE32AF">
        <w:rPr>
          <w:rFonts w:ascii="Calibri" w:eastAsia="宋体" w:hAnsi="Calibri" w:cs="Times New Roman" w:hint="eastAsia"/>
        </w:rPr>
        <w:t>售货</w:t>
      </w:r>
      <w:r w:rsidRPr="00DE32AF">
        <w:rPr>
          <w:rFonts w:ascii="Calibri" w:eastAsia="宋体" w:hAnsi="Calibri" w:cs="Times New Roman"/>
        </w:rPr>
        <w:t>系统</w:t>
      </w:r>
      <w:r w:rsidRPr="00DE32AF">
        <w:rPr>
          <w:rFonts w:ascii="Calibri" w:eastAsia="宋体" w:hAnsi="Calibri" w:cs="Times New Roman" w:hint="eastAsia"/>
        </w:rPr>
        <w:t>。当</w:t>
      </w:r>
      <w:r w:rsidRPr="00DE32AF">
        <w:rPr>
          <w:rFonts w:ascii="Calibri" w:eastAsia="宋体" w:hAnsi="Calibri" w:cs="Times New Roman"/>
        </w:rPr>
        <w:t>售货时，</w:t>
      </w:r>
      <w:r w:rsidRPr="00DE32AF">
        <w:rPr>
          <w:rFonts w:ascii="Calibri" w:eastAsia="宋体" w:hAnsi="Calibri" w:cs="Times New Roman" w:hint="eastAsia"/>
        </w:rPr>
        <w:t>顾客会把</w:t>
      </w:r>
      <w:r w:rsidRPr="00DE32AF">
        <w:rPr>
          <w:rFonts w:ascii="Calibri" w:eastAsia="宋体" w:hAnsi="Calibri" w:cs="Times New Roman"/>
        </w:rPr>
        <w:t>硬币投入到硬币</w:t>
      </w:r>
      <w:r w:rsidRPr="00DE32AF">
        <w:rPr>
          <w:rFonts w:ascii="Calibri" w:eastAsia="宋体" w:hAnsi="Calibri" w:cs="Times New Roman" w:hint="eastAsia"/>
        </w:rPr>
        <w:t>投掷口</w:t>
      </w:r>
      <w:r w:rsidRPr="00DE32AF">
        <w:rPr>
          <w:rFonts w:ascii="Calibri" w:eastAsia="宋体" w:hAnsi="Calibri" w:cs="Times New Roman"/>
        </w:rPr>
        <w:t>。</w:t>
      </w:r>
      <w:r w:rsidRPr="00DE32AF">
        <w:rPr>
          <w:rFonts w:ascii="Calibri" w:eastAsia="宋体" w:hAnsi="Calibri" w:cs="Times New Roman" w:hint="eastAsia"/>
        </w:rPr>
        <w:t>硬币</w:t>
      </w:r>
      <w:r w:rsidRPr="00DE32AF">
        <w:rPr>
          <w:rFonts w:ascii="Calibri" w:eastAsia="宋体" w:hAnsi="Calibri" w:cs="Times New Roman"/>
        </w:rPr>
        <w:t>计数系统会对硬币进行检验，</w:t>
      </w:r>
      <w:r w:rsidRPr="00DE32AF">
        <w:rPr>
          <w:rFonts w:ascii="Calibri" w:eastAsia="宋体" w:hAnsi="Calibri" w:cs="Times New Roman" w:hint="eastAsia"/>
        </w:rPr>
        <w:t>看其为</w:t>
      </w:r>
      <w:r w:rsidRPr="00DE32AF">
        <w:rPr>
          <w:rFonts w:ascii="Calibri" w:eastAsia="宋体" w:hAnsi="Calibri" w:cs="Times New Roman"/>
        </w:rPr>
        <w:t>假币还是真币</w:t>
      </w:r>
      <w:r w:rsidRPr="00DE32AF">
        <w:rPr>
          <w:rFonts w:ascii="Calibri" w:eastAsia="宋体" w:hAnsi="Calibri" w:cs="Times New Roman" w:hint="eastAsia"/>
        </w:rPr>
        <w:t>，</w:t>
      </w:r>
      <w:r w:rsidRPr="00DE32AF">
        <w:rPr>
          <w:rFonts w:ascii="Calibri" w:eastAsia="宋体" w:hAnsi="Calibri" w:cs="Times New Roman"/>
        </w:rPr>
        <w:t>之后进行累加。</w:t>
      </w:r>
    </w:p>
    <w:p w14:paraId="7B49602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有货品</w:t>
      </w:r>
      <w:r w:rsidRPr="00DE32AF">
        <w:rPr>
          <w:rFonts w:ascii="Calibri" w:eastAsia="宋体" w:hAnsi="Calibri" w:cs="Times New Roman"/>
        </w:rPr>
        <w:t>控制器，</w:t>
      </w:r>
      <w:r w:rsidRPr="00DE32AF">
        <w:rPr>
          <w:rFonts w:ascii="Calibri" w:eastAsia="宋体" w:hAnsi="Calibri" w:cs="Times New Roman" w:hint="eastAsia"/>
        </w:rPr>
        <w:t>前台</w:t>
      </w:r>
      <w:r w:rsidRPr="00DE32AF">
        <w:rPr>
          <w:rFonts w:ascii="Calibri" w:eastAsia="宋体" w:hAnsi="Calibri" w:cs="Times New Roman"/>
        </w:rPr>
        <w:t>展示窗</w:t>
      </w:r>
      <w:r w:rsidRPr="00DE32AF">
        <w:rPr>
          <w:rFonts w:ascii="Calibri" w:eastAsia="宋体" w:hAnsi="Calibri" w:cs="Times New Roman" w:hint="eastAsia"/>
        </w:rPr>
        <w:t>。顾客</w:t>
      </w:r>
      <w:r w:rsidRPr="00DE32AF">
        <w:rPr>
          <w:rFonts w:ascii="Calibri" w:eastAsia="宋体" w:hAnsi="Calibri" w:cs="Times New Roman"/>
        </w:rPr>
        <w:t>通过前台的展示的商品进行选择，</w:t>
      </w:r>
      <w:r w:rsidRPr="00DE32AF">
        <w:rPr>
          <w:rFonts w:ascii="Calibri" w:eastAsia="宋体" w:hAnsi="Calibri" w:cs="Times New Roman" w:hint="eastAsia"/>
        </w:rPr>
        <w:t>从而</w:t>
      </w:r>
      <w:r w:rsidRPr="00DE32AF">
        <w:rPr>
          <w:rFonts w:ascii="Calibri" w:eastAsia="宋体" w:hAnsi="Calibri" w:cs="Times New Roman"/>
        </w:rPr>
        <w:t>货品控制器对其进行</w:t>
      </w:r>
      <w:r w:rsidRPr="00DE32AF">
        <w:rPr>
          <w:rFonts w:ascii="Calibri" w:eastAsia="宋体" w:hAnsi="Calibri" w:cs="Times New Roman" w:hint="eastAsia"/>
        </w:rPr>
        <w:t>处理。</w:t>
      </w:r>
      <w:r w:rsidRPr="00DE32AF">
        <w:rPr>
          <w:rFonts w:ascii="Calibri" w:eastAsia="宋体" w:hAnsi="Calibri" w:cs="Times New Roman"/>
        </w:rPr>
        <w:t>如果</w:t>
      </w:r>
      <w:r w:rsidRPr="00DE32AF">
        <w:rPr>
          <w:rFonts w:ascii="Calibri" w:eastAsia="宋体" w:hAnsi="Calibri" w:cs="Times New Roman" w:hint="eastAsia"/>
        </w:rPr>
        <w:t>有</w:t>
      </w:r>
      <w:r w:rsidRPr="00DE32AF">
        <w:rPr>
          <w:rFonts w:ascii="Calibri" w:eastAsia="宋体" w:hAnsi="Calibri" w:cs="Times New Roman"/>
        </w:rPr>
        <w:t>该物品，</w:t>
      </w:r>
      <w:r w:rsidRPr="00DE32AF">
        <w:rPr>
          <w:rFonts w:ascii="Calibri" w:eastAsia="宋体" w:hAnsi="Calibri" w:cs="Times New Roman" w:hint="eastAsia"/>
        </w:rPr>
        <w:t>且硬币</w:t>
      </w:r>
      <w:r w:rsidRPr="00DE32AF">
        <w:rPr>
          <w:rFonts w:ascii="Calibri" w:eastAsia="宋体" w:hAnsi="Calibri" w:cs="Times New Roman"/>
        </w:rPr>
        <w:t>计数系统中的硬币总值大于该物品，则</w:t>
      </w:r>
      <w:r w:rsidRPr="00DE32AF">
        <w:rPr>
          <w:rFonts w:ascii="Calibri" w:eastAsia="宋体" w:hAnsi="Calibri" w:cs="Times New Roman" w:hint="eastAsia"/>
        </w:rPr>
        <w:t>前台</w:t>
      </w:r>
      <w:r w:rsidRPr="00DE32AF">
        <w:rPr>
          <w:rFonts w:ascii="Calibri" w:eastAsia="宋体" w:hAnsi="Calibri" w:cs="Times New Roman"/>
        </w:rPr>
        <w:t>将货品传给顾客；</w:t>
      </w:r>
      <w:r w:rsidRPr="00DE32AF">
        <w:rPr>
          <w:rFonts w:ascii="Calibri" w:eastAsia="宋体" w:hAnsi="Calibri" w:cs="Times New Roman" w:hint="eastAsia"/>
        </w:rPr>
        <w:t>若无货</w:t>
      </w:r>
      <w:r w:rsidRPr="00DE32AF">
        <w:rPr>
          <w:rFonts w:ascii="Calibri" w:eastAsia="宋体" w:hAnsi="Calibri" w:cs="Times New Roman"/>
        </w:rPr>
        <w:t>，则将</w:t>
      </w:r>
      <w:r w:rsidRPr="00DE32AF">
        <w:rPr>
          <w:rFonts w:ascii="Calibri" w:eastAsia="宋体" w:hAnsi="Calibri" w:cs="Times New Roman" w:hint="eastAsia"/>
        </w:rPr>
        <w:t>无货</w:t>
      </w:r>
      <w:r w:rsidRPr="00DE32AF">
        <w:rPr>
          <w:rFonts w:ascii="Calibri" w:eastAsia="宋体" w:hAnsi="Calibri" w:cs="Times New Roman"/>
        </w:rPr>
        <w:t>，则将</w:t>
      </w:r>
      <w:r w:rsidRPr="00DE32AF">
        <w:rPr>
          <w:rFonts w:ascii="Calibri" w:eastAsia="宋体" w:hAnsi="Calibri" w:cs="Times New Roman" w:hint="eastAsia"/>
        </w:rPr>
        <w:t>顾客</w:t>
      </w:r>
      <w:r w:rsidRPr="00DE32AF">
        <w:rPr>
          <w:rFonts w:ascii="Calibri" w:eastAsia="宋体" w:hAnsi="Calibri" w:cs="Times New Roman"/>
        </w:rPr>
        <w:t>支付的钱币退还给</w:t>
      </w:r>
      <w:r w:rsidRPr="00DE32AF">
        <w:rPr>
          <w:rFonts w:ascii="Calibri" w:eastAsia="宋体" w:hAnsi="Calibri" w:cs="Times New Roman" w:hint="eastAsia"/>
        </w:rPr>
        <w:t>顾客；</w:t>
      </w:r>
      <w:r w:rsidRPr="00DE32AF">
        <w:rPr>
          <w:rFonts w:ascii="Calibri" w:eastAsia="宋体" w:hAnsi="Calibri" w:cs="Times New Roman"/>
        </w:rPr>
        <w:t>如果</w:t>
      </w:r>
      <w:r w:rsidRPr="00DE32AF">
        <w:rPr>
          <w:rFonts w:ascii="Calibri" w:eastAsia="宋体" w:hAnsi="Calibri" w:cs="Times New Roman" w:hint="eastAsia"/>
        </w:rPr>
        <w:t>顾客</w:t>
      </w:r>
      <w:r w:rsidRPr="00DE32AF">
        <w:rPr>
          <w:rFonts w:ascii="Calibri" w:eastAsia="宋体" w:hAnsi="Calibri" w:cs="Times New Roman"/>
        </w:rPr>
        <w:t>所投入的钱数总值少于物品总值，则</w:t>
      </w:r>
      <w:r w:rsidRPr="00DE32AF">
        <w:rPr>
          <w:rFonts w:ascii="Calibri" w:eastAsia="宋体" w:hAnsi="Calibri" w:cs="Times New Roman" w:hint="eastAsia"/>
        </w:rPr>
        <w:t>等待顾客</w:t>
      </w:r>
      <w:r w:rsidRPr="00DE32AF">
        <w:rPr>
          <w:rFonts w:ascii="Calibri" w:eastAsia="宋体" w:hAnsi="Calibri" w:cs="Times New Roman"/>
        </w:rPr>
        <w:t>投入过了更多的</w:t>
      </w:r>
      <w:r w:rsidRPr="00DE32AF">
        <w:rPr>
          <w:rFonts w:ascii="Calibri" w:eastAsia="宋体" w:hAnsi="Calibri" w:cs="Times New Roman" w:hint="eastAsia"/>
        </w:rPr>
        <w:t>钱币</w:t>
      </w:r>
      <w:r w:rsidRPr="00DE32AF">
        <w:rPr>
          <w:rFonts w:ascii="Calibri" w:eastAsia="宋体" w:hAnsi="Calibri" w:cs="Times New Roman"/>
        </w:rPr>
        <w:t>。如果</w:t>
      </w:r>
      <w:r w:rsidRPr="00DE32AF">
        <w:rPr>
          <w:rFonts w:ascii="Calibri" w:eastAsia="宋体" w:hAnsi="Calibri" w:cs="Times New Roman" w:hint="eastAsia"/>
        </w:rPr>
        <w:t>用户不决定</w:t>
      </w:r>
      <w:r w:rsidRPr="00DE32AF">
        <w:rPr>
          <w:rFonts w:ascii="Calibri" w:eastAsia="宋体" w:hAnsi="Calibri" w:cs="Times New Roman"/>
        </w:rPr>
        <w:t>购买商品，</w:t>
      </w:r>
      <w:r w:rsidRPr="00DE32AF">
        <w:rPr>
          <w:rFonts w:ascii="Calibri" w:eastAsia="宋体" w:hAnsi="Calibri" w:cs="Times New Roman" w:hint="eastAsia"/>
        </w:rPr>
        <w:t>则</w:t>
      </w:r>
      <w:r w:rsidRPr="00DE32AF">
        <w:rPr>
          <w:rFonts w:ascii="Calibri" w:eastAsia="宋体" w:hAnsi="Calibri" w:cs="Times New Roman"/>
        </w:rPr>
        <w:t>将</w:t>
      </w:r>
      <w:r w:rsidRPr="00DE32AF">
        <w:rPr>
          <w:rFonts w:ascii="Calibri" w:eastAsia="宋体" w:hAnsi="Calibri" w:cs="Times New Roman" w:hint="eastAsia"/>
        </w:rPr>
        <w:t>投入</w:t>
      </w:r>
      <w:r w:rsidRPr="00DE32AF">
        <w:rPr>
          <w:rFonts w:ascii="Calibri" w:eastAsia="宋体" w:hAnsi="Calibri" w:cs="Times New Roman"/>
        </w:rPr>
        <w:t>的钱币退还给他。</w:t>
      </w:r>
    </w:p>
    <w:p w14:paraId="48F9D377" w14:textId="77777777" w:rsidR="00DE32AF" w:rsidRPr="00DE32AF" w:rsidRDefault="00DE32AF" w:rsidP="00DE32AF">
      <w:pPr>
        <w:jc w:val="left"/>
        <w:rPr>
          <w:rFonts w:ascii="Calibri" w:eastAsia="宋体" w:hAnsi="Calibri" w:cs="Times New Roman"/>
        </w:rPr>
      </w:pPr>
    </w:p>
    <w:p w14:paraId="33325CD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故</w:t>
      </w:r>
      <w:r w:rsidRPr="00DE32AF">
        <w:rPr>
          <w:rFonts w:ascii="Calibri" w:eastAsia="宋体" w:hAnsi="Calibri" w:cs="Times New Roman"/>
        </w:rPr>
        <w:t>根据题目分析，用例图如下：</w:t>
      </w:r>
    </w:p>
    <w:p w14:paraId="2E1F7693" w14:textId="61DDDB8F" w:rsidR="00DE32AF" w:rsidRPr="00DE32AF" w:rsidRDefault="00DE32AF" w:rsidP="00614F6F">
      <w:pPr>
        <w:jc w:val="center"/>
        <w:rPr>
          <w:rFonts w:ascii="Calibri" w:eastAsia="宋体" w:hAnsi="Calibri" w:cs="Times New Roman"/>
        </w:rPr>
        <w:pPrChange w:id="39" w:author="杨 壮" w:date="2020-06-06T20:37:00Z">
          <w:pPr>
            <w:jc w:val="left"/>
          </w:pPr>
        </w:pPrChange>
      </w:pPr>
      <w:del w:id="40" w:author="杨 壮" w:date="2020-06-06T20:36:00Z">
        <w:r w:rsidRPr="00DE32AF" w:rsidDel="00614F6F">
          <w:rPr>
            <w:rFonts w:ascii="Calibri" w:eastAsia="宋体" w:hAnsi="Calibri" w:cs="Times New Roman"/>
            <w:noProof/>
          </w:rPr>
          <w:drawing>
            <wp:inline distT="0" distB="0" distL="0" distR="0" wp14:anchorId="75D0EAD2" wp14:editId="1B6DE459">
              <wp:extent cx="5274310" cy="2852817"/>
              <wp:effectExtent l="0" t="0" r="2540" b="5080"/>
              <wp:docPr id="1" name="图片 1" descr="C:\Users\Lewi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wis\Desktop\用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2817"/>
                      </a:xfrm>
                      <a:prstGeom prst="rect">
                        <a:avLst/>
                      </a:prstGeom>
                      <a:noFill/>
                      <a:ln>
                        <a:noFill/>
                      </a:ln>
                    </pic:spPr>
                  </pic:pic>
                </a:graphicData>
              </a:graphic>
            </wp:inline>
          </w:drawing>
        </w:r>
      </w:del>
      <w:ins w:id="41" w:author="杨 壮" w:date="2020-06-06T20:36:00Z">
        <w:r w:rsidR="00614F6F" w:rsidRPr="00135506">
          <w:rPr>
            <w:rFonts w:ascii="Calibri" w:eastAsia="宋体" w:hAnsi="Calibri" w:cs="Times New Roman"/>
            <w:noProof/>
          </w:rPr>
          <w:drawing>
            <wp:inline distT="0" distB="0" distL="0" distR="0" wp14:anchorId="173CE3C1" wp14:editId="3CBA9626">
              <wp:extent cx="4760411" cy="3959750"/>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910" cy="3975969"/>
                      </a:xfrm>
                      <a:prstGeom prst="rect">
                        <a:avLst/>
                      </a:prstGeom>
                    </pic:spPr>
                  </pic:pic>
                </a:graphicData>
              </a:graphic>
            </wp:inline>
          </w:drawing>
        </w:r>
      </w:ins>
    </w:p>
    <w:p w14:paraId="0814A52C" w14:textId="4676E2E9"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lastRenderedPageBreak/>
        <w:t>图中</w:t>
      </w:r>
      <w:r w:rsidRPr="00DE32AF">
        <w:rPr>
          <w:rFonts w:ascii="Calibri" w:eastAsia="宋体" w:hAnsi="Calibri" w:cs="Times New Roman"/>
        </w:rPr>
        <w:t>，顾客</w:t>
      </w:r>
      <w:r w:rsidRPr="00DE32AF">
        <w:rPr>
          <w:rFonts w:ascii="Calibri" w:eastAsia="宋体" w:hAnsi="Calibri" w:cs="Times New Roman" w:hint="eastAsia"/>
        </w:rPr>
        <w:t>可</w:t>
      </w:r>
      <w:r w:rsidRPr="00DE32AF">
        <w:rPr>
          <w:rFonts w:ascii="Calibri" w:eastAsia="宋体" w:hAnsi="Calibri" w:cs="Times New Roman"/>
        </w:rPr>
        <w:t>进行投入钱币</w:t>
      </w:r>
      <w:r w:rsidRPr="00DE32AF">
        <w:rPr>
          <w:rFonts w:ascii="Calibri" w:eastAsia="宋体" w:hAnsi="Calibri" w:cs="Times New Roman" w:hint="eastAsia"/>
        </w:rPr>
        <w:t>、</w:t>
      </w:r>
      <w:r w:rsidRPr="00DE32AF">
        <w:rPr>
          <w:rFonts w:ascii="Calibri" w:eastAsia="宋体" w:hAnsi="Calibri" w:cs="Times New Roman"/>
        </w:rPr>
        <w:t>选择商品</w:t>
      </w:r>
      <w:ins w:id="42" w:author="杨 壮" w:date="2020-06-06T20:37:00Z">
        <w:r w:rsidR="00614F6F">
          <w:rPr>
            <w:rFonts w:ascii="Calibri" w:eastAsia="宋体" w:hAnsi="Calibri" w:cs="Times New Roman" w:hint="eastAsia"/>
          </w:rPr>
          <w:t>、购买商品、不购买商品</w:t>
        </w:r>
      </w:ins>
      <w:r w:rsidRPr="00DE32AF">
        <w:rPr>
          <w:rFonts w:ascii="Calibri" w:eastAsia="宋体" w:hAnsi="Calibri" w:cs="Times New Roman"/>
        </w:rPr>
        <w:t>的操作</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自动售货机</w:t>
      </w:r>
      <w:r w:rsidRPr="00DE32AF">
        <w:rPr>
          <w:rFonts w:ascii="Calibri" w:eastAsia="宋体" w:hAnsi="Calibri" w:cs="Times New Roman"/>
        </w:rPr>
        <w:t>则可进行硬币</w:t>
      </w:r>
      <w:r w:rsidRPr="00DE32AF">
        <w:rPr>
          <w:rFonts w:ascii="Calibri" w:eastAsia="宋体" w:hAnsi="Calibri" w:cs="Times New Roman" w:hint="eastAsia"/>
        </w:rPr>
        <w:t>计数</w:t>
      </w:r>
      <w:r w:rsidRPr="00DE32AF">
        <w:rPr>
          <w:rFonts w:ascii="Calibri" w:eastAsia="宋体" w:hAnsi="Calibri" w:cs="Times New Roman"/>
        </w:rPr>
        <w:t>，物品分配、前台展示商品</w:t>
      </w:r>
      <w:ins w:id="43" w:author="杨 壮" w:date="2020-06-06T20:37:00Z">
        <w:r w:rsidR="00614F6F">
          <w:rPr>
            <w:rFonts w:ascii="Calibri" w:eastAsia="宋体" w:hAnsi="Calibri" w:cs="Times New Roman" w:hint="eastAsia"/>
          </w:rPr>
          <w:t>、验证钱币真假、退还钱币</w:t>
        </w:r>
      </w:ins>
      <w:r w:rsidRPr="00DE32AF">
        <w:rPr>
          <w:rFonts w:ascii="Calibri" w:eastAsia="宋体" w:hAnsi="Calibri" w:cs="Times New Roman"/>
        </w:rPr>
        <w:t>等操作。简略</w:t>
      </w:r>
      <w:r w:rsidRPr="00DE32AF">
        <w:rPr>
          <w:rFonts w:ascii="Calibri" w:eastAsia="宋体" w:hAnsi="Calibri" w:cs="Times New Roman" w:hint="eastAsia"/>
        </w:rPr>
        <w:t>如上</w:t>
      </w:r>
      <w:r w:rsidRPr="00DE32AF">
        <w:rPr>
          <w:rFonts w:ascii="Calibri" w:eastAsia="宋体" w:hAnsi="Calibri" w:cs="Times New Roman"/>
        </w:rPr>
        <w:t>。</w:t>
      </w:r>
      <w:ins w:id="44" w:author="杨 壮" w:date="2020-06-06T20:37:00Z">
        <w:r w:rsidR="00614F6F">
          <w:rPr>
            <w:rFonts w:ascii="Calibri" w:eastAsia="宋体" w:hAnsi="Calibri" w:cs="Times New Roman" w:hint="eastAsia"/>
          </w:rPr>
          <w:t>修改后如上</w:t>
        </w:r>
        <w:r w:rsidR="00614F6F">
          <w:rPr>
            <w:rFonts w:ascii="Calibri" w:eastAsia="宋体" w:hAnsi="Calibri" w:cs="Times New Roman" w:hint="eastAsia"/>
          </w:rPr>
          <w:t>。</w:t>
        </w:r>
      </w:ins>
    </w:p>
    <w:p w14:paraId="1B112C34" w14:textId="77777777" w:rsidR="00DE32AF" w:rsidRPr="00DE32AF" w:rsidRDefault="00DE32AF" w:rsidP="00DE32AF">
      <w:pPr>
        <w:ind w:firstLine="420"/>
        <w:jc w:val="left"/>
        <w:rPr>
          <w:rFonts w:ascii="Calibri" w:eastAsia="宋体" w:hAnsi="Calibri" w:cs="Times New Roman"/>
        </w:rPr>
      </w:pPr>
    </w:p>
    <w:p w14:paraId="7CD98899" w14:textId="77777777" w:rsidR="00DE32AF" w:rsidRPr="00DE32AF" w:rsidRDefault="00DE32AF" w:rsidP="00DE32AF">
      <w:pPr>
        <w:ind w:firstLine="420"/>
        <w:jc w:val="left"/>
        <w:rPr>
          <w:rFonts w:ascii="Calibri" w:eastAsia="宋体" w:hAnsi="Calibri" w:cs="Times New Roman"/>
        </w:rPr>
      </w:pPr>
    </w:p>
    <w:p w14:paraId="405A6140" w14:textId="77777777" w:rsidR="00DE32AF" w:rsidRPr="00DE32AF" w:rsidRDefault="00DE32AF" w:rsidP="00DE32AF">
      <w:pPr>
        <w:ind w:firstLine="420"/>
        <w:jc w:val="left"/>
        <w:rPr>
          <w:rFonts w:ascii="Calibri" w:eastAsia="宋体" w:hAnsi="Calibri" w:cs="Times New Roman"/>
        </w:rPr>
      </w:pPr>
    </w:p>
    <w:p w14:paraId="66519DE7" w14:textId="77777777" w:rsidR="00DE32AF" w:rsidRPr="00DE32AF" w:rsidRDefault="00DE32AF" w:rsidP="00DE32AF">
      <w:pPr>
        <w:ind w:firstLine="420"/>
        <w:jc w:val="left"/>
        <w:rPr>
          <w:rFonts w:ascii="Calibri" w:eastAsia="宋体" w:hAnsi="Calibri" w:cs="Times New Roman"/>
        </w:rPr>
      </w:pPr>
    </w:p>
    <w:p w14:paraId="642395F6" w14:textId="77777777" w:rsidR="00DE32AF" w:rsidRPr="00DE32AF" w:rsidRDefault="00DE32AF" w:rsidP="00DE32AF">
      <w:pPr>
        <w:ind w:firstLine="420"/>
        <w:jc w:val="left"/>
        <w:rPr>
          <w:rFonts w:ascii="Calibri" w:eastAsia="宋体" w:hAnsi="Calibri" w:cs="Times New Roman"/>
        </w:rPr>
      </w:pPr>
    </w:p>
    <w:p w14:paraId="443CDF8D" w14:textId="77777777" w:rsidR="00DE32AF" w:rsidRPr="00DE32AF" w:rsidRDefault="00DE32AF" w:rsidP="00DE32AF">
      <w:pPr>
        <w:ind w:firstLine="420"/>
        <w:jc w:val="left"/>
        <w:rPr>
          <w:rFonts w:ascii="Calibri" w:eastAsia="宋体" w:hAnsi="Calibri" w:cs="Times New Roman"/>
        </w:rPr>
      </w:pPr>
    </w:p>
    <w:p w14:paraId="6E58EE40" w14:textId="77777777" w:rsidR="00DE32AF" w:rsidRPr="00DE32AF" w:rsidRDefault="00DE32AF" w:rsidP="00DE32AF">
      <w:pPr>
        <w:ind w:firstLine="420"/>
        <w:jc w:val="left"/>
        <w:rPr>
          <w:rFonts w:ascii="Calibri" w:eastAsia="宋体" w:hAnsi="Calibri" w:cs="Times New Roman"/>
        </w:rPr>
      </w:pPr>
    </w:p>
    <w:p w14:paraId="64B8F8C5" w14:textId="77777777" w:rsidR="00DE32AF" w:rsidRPr="00DE32AF" w:rsidRDefault="00DE32AF" w:rsidP="00DE32AF">
      <w:pPr>
        <w:ind w:firstLine="420"/>
        <w:jc w:val="left"/>
        <w:rPr>
          <w:rFonts w:ascii="Calibri" w:eastAsia="宋体" w:hAnsi="Calibri" w:cs="Times New Roman"/>
        </w:rPr>
      </w:pPr>
    </w:p>
    <w:p w14:paraId="272C9095" w14:textId="77777777" w:rsidR="00DE32AF" w:rsidRPr="00DE32AF" w:rsidRDefault="00DE32AF" w:rsidP="00DE32AF">
      <w:pPr>
        <w:ind w:firstLine="420"/>
        <w:jc w:val="left"/>
        <w:rPr>
          <w:rFonts w:ascii="Calibri" w:eastAsia="宋体" w:hAnsi="Calibri" w:cs="Times New Roman"/>
        </w:rPr>
      </w:pPr>
    </w:p>
    <w:p w14:paraId="73B376FF" w14:textId="77777777" w:rsidR="00DE32AF" w:rsidRPr="00DE32AF" w:rsidRDefault="00DE32AF" w:rsidP="00DE32AF">
      <w:pPr>
        <w:ind w:firstLine="420"/>
        <w:jc w:val="left"/>
        <w:rPr>
          <w:rFonts w:ascii="Calibri" w:eastAsia="宋体" w:hAnsi="Calibri" w:cs="Times New Roman"/>
        </w:rPr>
      </w:pPr>
    </w:p>
    <w:p w14:paraId="46E910CB" w14:textId="77777777" w:rsidR="00DE32AF" w:rsidRPr="00DE32AF" w:rsidRDefault="00DE32AF" w:rsidP="00DE32AF">
      <w:pPr>
        <w:ind w:firstLine="420"/>
        <w:jc w:val="left"/>
        <w:rPr>
          <w:rFonts w:ascii="Calibri" w:eastAsia="宋体" w:hAnsi="Calibri" w:cs="Times New Roman"/>
        </w:rPr>
      </w:pPr>
    </w:p>
    <w:p w14:paraId="763614D5" w14:textId="77777777" w:rsidR="00DE32AF" w:rsidRPr="00DE32AF" w:rsidRDefault="00DE32AF" w:rsidP="00DE32AF">
      <w:pPr>
        <w:ind w:firstLine="420"/>
        <w:jc w:val="left"/>
        <w:rPr>
          <w:rFonts w:ascii="Calibri" w:eastAsia="宋体" w:hAnsi="Calibri" w:cs="Times New Roman"/>
        </w:rPr>
      </w:pPr>
    </w:p>
    <w:p w14:paraId="13CA2E76" w14:textId="77777777" w:rsidR="00DE32AF" w:rsidRPr="00DE32AF" w:rsidRDefault="00DE32AF" w:rsidP="00DE32AF">
      <w:pPr>
        <w:ind w:firstLine="420"/>
        <w:jc w:val="left"/>
        <w:rPr>
          <w:rFonts w:ascii="Calibri" w:eastAsia="宋体" w:hAnsi="Calibri" w:cs="Times New Roman"/>
        </w:rPr>
      </w:pPr>
    </w:p>
    <w:p w14:paraId="4E651ABD" w14:textId="77777777" w:rsidR="00DE32AF" w:rsidRPr="00DE32AF" w:rsidRDefault="00DE32AF" w:rsidP="00DE32AF">
      <w:pPr>
        <w:ind w:firstLine="420"/>
        <w:jc w:val="left"/>
        <w:rPr>
          <w:rFonts w:ascii="Calibri" w:eastAsia="宋体" w:hAnsi="Calibri" w:cs="Times New Roman"/>
        </w:rPr>
      </w:pPr>
    </w:p>
    <w:p w14:paraId="17BFB581" w14:textId="77777777" w:rsidR="00DE32AF" w:rsidRPr="00DE32AF" w:rsidRDefault="00DE32AF" w:rsidP="00DE32AF">
      <w:pPr>
        <w:ind w:firstLine="420"/>
        <w:jc w:val="left"/>
        <w:rPr>
          <w:rFonts w:ascii="Calibri" w:eastAsia="宋体" w:hAnsi="Calibri" w:cs="Times New Roman"/>
        </w:rPr>
      </w:pPr>
    </w:p>
    <w:p w14:paraId="30A2DE78" w14:textId="77777777"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类与对象图，因为对象图就是类图的实例化，故本题中仅画类图，如下图所示。</w:t>
      </w:r>
    </w:p>
    <w:p w14:paraId="733D7BCE" w14:textId="663E68D3"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本图中，</w:t>
      </w:r>
      <w:r w:rsidRPr="00DE32AF">
        <w:rPr>
          <w:rFonts w:ascii="Calibri" w:eastAsia="宋体" w:hAnsi="Calibri" w:cs="Times New Roman"/>
        </w:rPr>
        <w:t>假币和</w:t>
      </w:r>
      <w:r w:rsidRPr="00DE32AF">
        <w:rPr>
          <w:rFonts w:ascii="Calibri" w:eastAsia="宋体" w:hAnsi="Calibri" w:cs="Times New Roman" w:hint="eastAsia"/>
        </w:rPr>
        <w:t>真币</w:t>
      </w:r>
      <w:r w:rsidRPr="00DE32AF">
        <w:rPr>
          <w:rFonts w:ascii="Calibri" w:eastAsia="宋体" w:hAnsi="Calibri" w:cs="Times New Roman"/>
        </w:rPr>
        <w:t>继承</w:t>
      </w:r>
      <w:r w:rsidRPr="00DE32AF">
        <w:rPr>
          <w:rFonts w:ascii="Calibri" w:eastAsia="宋体" w:hAnsi="Calibri" w:cs="Times New Roman" w:hint="eastAsia"/>
        </w:rPr>
        <w:t>硬币</w:t>
      </w:r>
      <w:r w:rsidRPr="00DE32AF">
        <w:rPr>
          <w:rFonts w:ascii="Calibri" w:eastAsia="宋体" w:hAnsi="Calibri" w:cs="Times New Roman"/>
        </w:rPr>
        <w:t>，</w:t>
      </w:r>
      <w:r w:rsidRPr="00DE32AF">
        <w:rPr>
          <w:rFonts w:ascii="Calibri" w:eastAsia="宋体" w:hAnsi="Calibri" w:cs="Times New Roman" w:hint="eastAsia"/>
        </w:rPr>
        <w:t>而</w:t>
      </w:r>
      <w:r w:rsidRPr="00DE32AF">
        <w:rPr>
          <w:rFonts w:ascii="Calibri" w:eastAsia="宋体" w:hAnsi="Calibri" w:cs="Times New Roman"/>
        </w:rPr>
        <w:t>SaveCoin</w:t>
      </w:r>
      <w:r w:rsidRPr="00DE32AF">
        <w:rPr>
          <w:rFonts w:ascii="Calibri" w:eastAsia="宋体" w:hAnsi="Calibri" w:cs="Times New Roman" w:hint="eastAsia"/>
        </w:rPr>
        <w:t>接受硬币</w:t>
      </w:r>
      <w:r w:rsidRPr="00DE32AF">
        <w:rPr>
          <w:rFonts w:ascii="Calibri" w:eastAsia="宋体" w:hAnsi="Calibri" w:cs="Times New Roman"/>
        </w:rPr>
        <w:t>，传给</w:t>
      </w:r>
      <w:r w:rsidRPr="00DE32AF">
        <w:rPr>
          <w:rFonts w:ascii="Calibri" w:eastAsia="宋体" w:hAnsi="Calibri" w:cs="Times New Roman" w:hint="eastAsia"/>
        </w:rPr>
        <w:t>硬币</w:t>
      </w:r>
      <w:r w:rsidRPr="00DE32AF">
        <w:rPr>
          <w:rFonts w:ascii="Calibri" w:eastAsia="宋体" w:hAnsi="Calibri" w:cs="Times New Roman"/>
        </w:rPr>
        <w:t>计数系统，</w:t>
      </w:r>
      <w:r w:rsidRPr="00DE32AF">
        <w:rPr>
          <w:rFonts w:ascii="Calibri" w:eastAsia="宋体" w:hAnsi="Calibri" w:cs="Times New Roman" w:hint="eastAsia"/>
        </w:rPr>
        <w:t>并</w:t>
      </w:r>
      <w:r w:rsidRPr="00DE32AF">
        <w:rPr>
          <w:rFonts w:ascii="Calibri" w:eastAsia="宋体" w:hAnsi="Calibri" w:cs="Times New Roman"/>
        </w:rPr>
        <w:t>和</w:t>
      </w:r>
      <w:r w:rsidRPr="00DE32AF">
        <w:rPr>
          <w:rFonts w:ascii="Calibri" w:eastAsia="宋体" w:hAnsi="Calibri" w:cs="Times New Roman" w:hint="eastAsia"/>
        </w:rPr>
        <w:t>物品</w:t>
      </w:r>
      <w:r w:rsidRPr="00DE32AF">
        <w:rPr>
          <w:rFonts w:ascii="Calibri" w:eastAsia="宋体" w:hAnsi="Calibri" w:cs="Times New Roman"/>
        </w:rPr>
        <w:t>分配器进行交互。</w:t>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除了物品</w:t>
      </w:r>
      <w:r w:rsidRPr="00DE32AF">
        <w:rPr>
          <w:rFonts w:ascii="Calibri" w:eastAsia="宋体" w:hAnsi="Calibri" w:cs="Times New Roman"/>
        </w:rPr>
        <w:t>分配类</w:t>
      </w:r>
      <w:r w:rsidRPr="00DE32AF">
        <w:rPr>
          <w:rFonts w:ascii="Calibri" w:eastAsia="宋体" w:hAnsi="Calibri" w:cs="Times New Roman" w:hint="eastAsia"/>
        </w:rPr>
        <w:t>硬币</w:t>
      </w:r>
      <w:r w:rsidRPr="00DE32AF">
        <w:rPr>
          <w:rFonts w:ascii="Calibri" w:eastAsia="宋体" w:hAnsi="Calibri" w:cs="Times New Roman"/>
        </w:rPr>
        <w:t>计数类之外，</w:t>
      </w:r>
      <w:r w:rsidRPr="00DE32AF">
        <w:rPr>
          <w:rFonts w:ascii="Calibri" w:eastAsia="宋体" w:hAnsi="Calibri" w:cs="Times New Roman" w:hint="eastAsia"/>
        </w:rPr>
        <w:t>还有</w:t>
      </w:r>
      <w:r w:rsidRPr="00DE32AF">
        <w:rPr>
          <w:rFonts w:ascii="Calibri" w:eastAsia="宋体" w:hAnsi="Calibri" w:cs="Times New Roman"/>
        </w:rPr>
        <w:t>硬币</w:t>
      </w:r>
      <w:r w:rsidRPr="00DE32AF">
        <w:rPr>
          <w:rFonts w:ascii="Calibri" w:eastAsia="宋体" w:hAnsi="Calibri" w:cs="Times New Roman" w:hint="eastAsia"/>
        </w:rPr>
        <w:t>接受类</w:t>
      </w:r>
      <w:r w:rsidRPr="00DE32AF">
        <w:rPr>
          <w:rFonts w:ascii="Calibri" w:eastAsia="宋体" w:hAnsi="Calibri" w:cs="Times New Roman"/>
        </w:rPr>
        <w:t>和</w:t>
      </w:r>
      <w:r w:rsidRPr="00DE32AF">
        <w:rPr>
          <w:rFonts w:ascii="Calibri" w:eastAsia="宋体" w:hAnsi="Calibri" w:cs="Times New Roman" w:hint="eastAsia"/>
        </w:rPr>
        <w:t>硬币</w:t>
      </w:r>
      <w:r w:rsidRPr="00DE32AF">
        <w:rPr>
          <w:rFonts w:ascii="Calibri" w:eastAsia="宋体" w:hAnsi="Calibri" w:cs="Times New Roman"/>
        </w:rPr>
        <w:t>返回类</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硬币、</w:t>
      </w:r>
      <w:r w:rsidRPr="00DE32AF">
        <w:rPr>
          <w:rFonts w:ascii="Calibri" w:eastAsia="宋体" w:hAnsi="Calibri" w:cs="Times New Roman"/>
        </w:rPr>
        <w:t>顾客、自动售货机三者之间可以进行通信。</w:t>
      </w:r>
      <w:ins w:id="45" w:author="杨 壮" w:date="2020-06-06T20:37:00Z">
        <w:r w:rsidR="00614F6F">
          <w:rPr>
            <w:rFonts w:ascii="Calibri" w:eastAsia="宋体" w:hAnsi="Calibri" w:cs="Times New Roman" w:hint="eastAsia"/>
          </w:rPr>
          <w:t>其中的硬币口和</w:t>
        </w:r>
        <w:proofErr w:type="gramStart"/>
        <w:r w:rsidR="00614F6F">
          <w:rPr>
            <w:rFonts w:ascii="Calibri" w:eastAsia="宋体" w:hAnsi="Calibri" w:cs="Times New Roman" w:hint="eastAsia"/>
          </w:rPr>
          <w:t>退币扣口也</w:t>
        </w:r>
        <w:proofErr w:type="gramEnd"/>
        <w:r w:rsidR="00614F6F">
          <w:rPr>
            <w:rFonts w:ascii="Calibri" w:eastAsia="宋体" w:hAnsi="Calibri" w:cs="Times New Roman" w:hint="eastAsia"/>
          </w:rPr>
          <w:t>可以通信，且硬币计数器是硬币存储器的组成部分，但货物和货物分配器之间并不是组成关系。修改如下：</w:t>
        </w:r>
      </w:ins>
    </w:p>
    <w:p w14:paraId="18C3825A"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 xml:space="preserve">                        </w:t>
      </w:r>
      <w:r w:rsidRPr="00DE32AF">
        <w:rPr>
          <w:rFonts w:ascii="Calibri" w:eastAsia="宋体" w:hAnsi="Calibri" w:cs="Times New Roman" w:hint="eastAsia"/>
        </w:rPr>
        <w:t>类图</w:t>
      </w:r>
      <w:r w:rsidRPr="00DE32AF">
        <w:rPr>
          <w:rFonts w:ascii="Calibri" w:eastAsia="宋体" w:hAnsi="Calibri" w:cs="Times New Roman"/>
        </w:rPr>
        <w:t>和对象图</w:t>
      </w:r>
    </w:p>
    <w:p w14:paraId="1F6C7B8F" w14:textId="1F333657" w:rsidR="00DE32AF" w:rsidRPr="00DE32AF" w:rsidRDefault="00DE32AF" w:rsidP="00614F6F">
      <w:pPr>
        <w:jc w:val="center"/>
        <w:rPr>
          <w:rFonts w:ascii="Calibri" w:eastAsia="宋体" w:hAnsi="Calibri" w:cs="Times New Roman"/>
        </w:rPr>
        <w:pPrChange w:id="46" w:author="杨 壮" w:date="2020-06-06T20:37:00Z">
          <w:pPr>
            <w:jc w:val="left"/>
          </w:pPr>
        </w:pPrChange>
      </w:pPr>
      <w:del w:id="47" w:author="杨 壮" w:date="2020-06-06T20:37:00Z">
        <w:r w:rsidRPr="00DE32AF" w:rsidDel="00614F6F">
          <w:rPr>
            <w:rFonts w:ascii="Calibri" w:eastAsia="宋体" w:hAnsi="Calibri" w:cs="Times New Roman"/>
            <w:noProof/>
          </w:rPr>
          <w:lastRenderedPageBreak/>
          <w:drawing>
            <wp:inline distT="0" distB="0" distL="0" distR="0" wp14:anchorId="66DB7136" wp14:editId="00B79DF3">
              <wp:extent cx="6149083" cy="5391510"/>
              <wp:effectExtent l="0" t="0" r="4445" b="0"/>
              <wp:docPr id="2" name="图片 2" descr="C:\Users\Lewis\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wis\Desktop\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245" cy="5401297"/>
                      </a:xfrm>
                      <a:prstGeom prst="rect">
                        <a:avLst/>
                      </a:prstGeom>
                      <a:noFill/>
                      <a:ln>
                        <a:noFill/>
                      </a:ln>
                    </pic:spPr>
                  </pic:pic>
                </a:graphicData>
              </a:graphic>
            </wp:inline>
          </w:drawing>
        </w:r>
      </w:del>
      <w:ins w:id="48" w:author="杨 壮" w:date="2020-06-06T20:37:00Z">
        <w:r w:rsidR="00614F6F" w:rsidRPr="00644692">
          <w:rPr>
            <w:rFonts w:ascii="Calibri" w:eastAsia="宋体" w:hAnsi="Calibri" w:cs="Times New Roman"/>
            <w:noProof/>
          </w:rPr>
          <w:drawing>
            <wp:inline distT="0" distB="0" distL="0" distR="0" wp14:anchorId="0AB870E4" wp14:editId="5BEBBFEE">
              <wp:extent cx="5077890" cy="3912042"/>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417" cy="3917841"/>
                      </a:xfrm>
                      <a:prstGeom prst="rect">
                        <a:avLst/>
                      </a:prstGeom>
                    </pic:spPr>
                  </pic:pic>
                </a:graphicData>
              </a:graphic>
            </wp:inline>
          </w:drawing>
        </w:r>
      </w:ins>
    </w:p>
    <w:p w14:paraId="1FCCCDA8" w14:textId="77777777" w:rsidR="00DE32AF" w:rsidRPr="00DE32AF" w:rsidRDefault="00DE32AF" w:rsidP="00DE32AF">
      <w:pPr>
        <w:jc w:val="left"/>
        <w:rPr>
          <w:rFonts w:ascii="Calibri" w:eastAsia="宋体" w:hAnsi="Calibri" w:cs="Times New Roman"/>
        </w:rPr>
      </w:pPr>
    </w:p>
    <w:p w14:paraId="0EFA5C0F"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p>
    <w:p w14:paraId="35AA5D81" w14:textId="77777777" w:rsidR="00DE32AF" w:rsidRPr="00DE32AF" w:rsidRDefault="00DE32AF" w:rsidP="00DE32AF">
      <w:pPr>
        <w:jc w:val="left"/>
        <w:rPr>
          <w:rFonts w:ascii="Calibri" w:eastAsia="宋体" w:hAnsi="Calibri" w:cs="Times New Roman"/>
        </w:rPr>
      </w:pPr>
    </w:p>
    <w:p w14:paraId="63D1DE3A" w14:textId="77777777" w:rsidR="00DE32AF" w:rsidRPr="00DE32AF" w:rsidRDefault="00DE32AF" w:rsidP="00DE32AF">
      <w:pPr>
        <w:jc w:val="left"/>
        <w:rPr>
          <w:rFonts w:ascii="Calibri" w:eastAsia="宋体" w:hAnsi="Calibri" w:cs="Times New Roman"/>
        </w:rPr>
      </w:pPr>
    </w:p>
    <w:p w14:paraId="0547320A" w14:textId="77777777" w:rsidR="00DE32AF" w:rsidRPr="00DE32AF" w:rsidRDefault="00DE32AF" w:rsidP="00DE32AF">
      <w:pPr>
        <w:jc w:val="left"/>
        <w:rPr>
          <w:rFonts w:ascii="Calibri" w:eastAsia="宋体" w:hAnsi="Calibri" w:cs="Times New Roman"/>
        </w:rPr>
      </w:pPr>
    </w:p>
    <w:p w14:paraId="17574A61" w14:textId="77777777" w:rsidR="00DE32AF" w:rsidRPr="00DE32AF" w:rsidRDefault="00DE32AF" w:rsidP="00DE32AF">
      <w:pPr>
        <w:jc w:val="left"/>
        <w:rPr>
          <w:rFonts w:ascii="Calibri" w:eastAsia="宋体" w:hAnsi="Calibri" w:cs="Times New Roman"/>
        </w:rPr>
      </w:pPr>
    </w:p>
    <w:p w14:paraId="0ACD2D2E" w14:textId="77777777" w:rsidR="00DE32AF" w:rsidRPr="00DE32AF" w:rsidRDefault="00DE32AF" w:rsidP="00DE32AF">
      <w:pPr>
        <w:jc w:val="left"/>
        <w:rPr>
          <w:rFonts w:ascii="Calibri" w:eastAsia="宋体" w:hAnsi="Calibri" w:cs="Times New Roman"/>
        </w:rPr>
      </w:pPr>
    </w:p>
    <w:p w14:paraId="7C4AEB30" w14:textId="77777777" w:rsidR="00DE32AF" w:rsidRPr="00DE32AF" w:rsidRDefault="00DE32AF" w:rsidP="00DE32AF">
      <w:pPr>
        <w:jc w:val="left"/>
        <w:rPr>
          <w:rFonts w:ascii="Calibri" w:eastAsia="宋体" w:hAnsi="Calibri" w:cs="Times New Roman"/>
        </w:rPr>
      </w:pPr>
    </w:p>
    <w:p w14:paraId="612D9A74" w14:textId="77777777" w:rsidR="00DE32AF" w:rsidRPr="00DE32AF" w:rsidRDefault="00DE32AF" w:rsidP="00DE32AF">
      <w:pPr>
        <w:jc w:val="left"/>
        <w:rPr>
          <w:rFonts w:ascii="Calibri" w:eastAsia="宋体" w:hAnsi="Calibri" w:cs="Times New Roman"/>
        </w:rPr>
      </w:pPr>
    </w:p>
    <w:p w14:paraId="2D8B4476" w14:textId="77777777" w:rsidR="00DE32AF" w:rsidRPr="00DE32AF" w:rsidRDefault="00DE32AF" w:rsidP="00DE32AF">
      <w:pPr>
        <w:jc w:val="left"/>
        <w:rPr>
          <w:rFonts w:ascii="Calibri" w:eastAsia="宋体" w:hAnsi="Calibri" w:cs="Times New Roman"/>
        </w:rPr>
      </w:pPr>
    </w:p>
    <w:p w14:paraId="52CE210F" w14:textId="77777777" w:rsidR="00DE32AF" w:rsidRPr="00DE32AF" w:rsidRDefault="00DE32AF" w:rsidP="00DE32AF">
      <w:pPr>
        <w:jc w:val="left"/>
        <w:rPr>
          <w:rFonts w:ascii="Calibri" w:eastAsia="宋体" w:hAnsi="Calibri" w:cs="Times New Roman"/>
        </w:rPr>
      </w:pPr>
    </w:p>
    <w:p w14:paraId="48D70D26" w14:textId="77777777" w:rsidR="00DE32AF" w:rsidRPr="00DE32AF" w:rsidRDefault="00DE32AF" w:rsidP="00DE32AF">
      <w:pPr>
        <w:jc w:val="left"/>
        <w:rPr>
          <w:rFonts w:ascii="Calibri" w:eastAsia="宋体" w:hAnsi="Calibri" w:cs="Times New Roman"/>
        </w:rPr>
      </w:pPr>
    </w:p>
    <w:p w14:paraId="7D203654" w14:textId="77777777" w:rsidR="00DE32AF" w:rsidRPr="00DE32AF" w:rsidRDefault="00DE32AF" w:rsidP="00DE32AF">
      <w:pPr>
        <w:jc w:val="left"/>
        <w:rPr>
          <w:rFonts w:ascii="Calibri" w:eastAsia="宋体" w:hAnsi="Calibri" w:cs="Times New Roman"/>
        </w:rPr>
      </w:pPr>
    </w:p>
    <w:p w14:paraId="57D1385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状态图则基本上</w:t>
      </w:r>
      <w:r w:rsidRPr="00DE32AF">
        <w:rPr>
          <w:rFonts w:ascii="Calibri" w:eastAsia="宋体" w:hAnsi="Calibri" w:cs="Times New Roman"/>
        </w:rPr>
        <w:t>描述了该系统中基本的</w:t>
      </w:r>
      <w:r w:rsidRPr="00DE32AF">
        <w:rPr>
          <w:rFonts w:ascii="Calibri" w:eastAsia="宋体" w:hAnsi="Calibri" w:cs="Times New Roman" w:hint="eastAsia"/>
        </w:rPr>
        <w:t>状态</w:t>
      </w:r>
      <w:r w:rsidRPr="00DE32AF">
        <w:rPr>
          <w:rFonts w:ascii="Calibri" w:eastAsia="宋体" w:hAnsi="Calibri" w:cs="Times New Roman"/>
        </w:rPr>
        <w:t>、</w:t>
      </w:r>
      <w:r w:rsidRPr="00DE32AF">
        <w:rPr>
          <w:rFonts w:ascii="Calibri" w:eastAsia="宋体" w:hAnsi="Calibri" w:cs="Times New Roman" w:hint="eastAsia"/>
        </w:rPr>
        <w:t>事件</w:t>
      </w:r>
      <w:r w:rsidRPr="00DE32AF">
        <w:rPr>
          <w:rFonts w:ascii="Calibri" w:eastAsia="宋体" w:hAnsi="Calibri" w:cs="Times New Roman"/>
        </w:rPr>
        <w:t>及操作等</w:t>
      </w:r>
      <w:r w:rsidRPr="00DE32AF">
        <w:rPr>
          <w:rFonts w:ascii="Calibri" w:eastAsia="宋体" w:hAnsi="Calibri" w:cs="Times New Roman" w:hint="eastAsia"/>
        </w:rPr>
        <w:t>。其</w:t>
      </w:r>
      <w:r w:rsidRPr="00DE32AF">
        <w:rPr>
          <w:rFonts w:ascii="Calibri" w:eastAsia="宋体" w:hAnsi="Calibri" w:cs="Times New Roman"/>
        </w:rPr>
        <w:t>总体过程就是顾客购买一次商品的过程，</w:t>
      </w:r>
      <w:r w:rsidRPr="00DE32AF">
        <w:rPr>
          <w:rFonts w:ascii="Calibri" w:eastAsia="宋体" w:hAnsi="Calibri" w:cs="Times New Roman" w:hint="eastAsia"/>
        </w:rPr>
        <w:t>状态图</w:t>
      </w:r>
      <w:r w:rsidRPr="00DE32AF">
        <w:rPr>
          <w:rFonts w:ascii="Calibri" w:eastAsia="宋体" w:hAnsi="Calibri" w:cs="Times New Roman"/>
        </w:rPr>
        <w:t>如下</w:t>
      </w:r>
      <w:r w:rsidRPr="00DE32AF">
        <w:rPr>
          <w:rFonts w:ascii="Calibri" w:eastAsia="宋体" w:hAnsi="Calibri" w:cs="Times New Roman" w:hint="eastAsia"/>
        </w:rPr>
        <w:t>：</w:t>
      </w:r>
    </w:p>
    <w:p w14:paraId="106A4263" w14:textId="6A41D69E" w:rsidR="00DE32AF" w:rsidRPr="00DE32AF" w:rsidRDefault="00DE32AF" w:rsidP="00614F6F">
      <w:pPr>
        <w:jc w:val="center"/>
        <w:rPr>
          <w:rFonts w:ascii="Calibri" w:eastAsia="宋体" w:hAnsi="Calibri" w:cs="Times New Roman"/>
        </w:rPr>
        <w:pPrChange w:id="49" w:author="杨 壮" w:date="2020-06-06T20:38:00Z">
          <w:pPr>
            <w:jc w:val="left"/>
          </w:pPr>
        </w:pPrChange>
      </w:pPr>
      <w:del w:id="50" w:author="杨 壮" w:date="2020-06-06T20:38:00Z">
        <w:r w:rsidRPr="00DE32AF" w:rsidDel="00614F6F">
          <w:rPr>
            <w:rFonts w:ascii="Calibri" w:eastAsia="宋体" w:hAnsi="Calibri" w:cs="Times New Roman"/>
            <w:noProof/>
          </w:rPr>
          <w:lastRenderedPageBreak/>
          <w:drawing>
            <wp:inline distT="0" distB="0" distL="0" distR="0" wp14:anchorId="259F6D7B" wp14:editId="68AA59BF">
              <wp:extent cx="5274310" cy="7457256"/>
              <wp:effectExtent l="0" t="0" r="2540" b="0"/>
              <wp:docPr id="3" name="图片 3" descr="C:\Users\Lewis\Desktop\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wis\Desktop\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57256"/>
                      </a:xfrm>
                      <a:prstGeom prst="rect">
                        <a:avLst/>
                      </a:prstGeom>
                      <a:noFill/>
                      <a:ln>
                        <a:noFill/>
                      </a:ln>
                    </pic:spPr>
                  </pic:pic>
                </a:graphicData>
              </a:graphic>
            </wp:inline>
          </w:drawing>
        </w:r>
      </w:del>
      <w:ins w:id="51" w:author="杨 壮" w:date="2020-06-06T20:38:00Z">
        <w:r w:rsidR="00614F6F" w:rsidRPr="00785089">
          <w:rPr>
            <w:rFonts w:ascii="Calibri" w:eastAsia="宋体" w:hAnsi="Calibri" w:cs="Times New Roman"/>
            <w:noProof/>
          </w:rPr>
          <w:drawing>
            <wp:inline distT="0" distB="0" distL="0" distR="0" wp14:anchorId="7AD34A41" wp14:editId="16D49E2C">
              <wp:extent cx="4732430" cy="608890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6088908"/>
                      </a:xfrm>
                      <a:prstGeom prst="rect">
                        <a:avLst/>
                      </a:prstGeom>
                    </pic:spPr>
                  </pic:pic>
                </a:graphicData>
              </a:graphic>
            </wp:inline>
          </w:drawing>
        </w:r>
      </w:ins>
    </w:p>
    <w:p w14:paraId="578183F7" w14:textId="77777777" w:rsidR="00DE32AF" w:rsidRPr="00DE32AF" w:rsidRDefault="00DE32AF" w:rsidP="00DE32AF">
      <w:pPr>
        <w:jc w:val="left"/>
        <w:rPr>
          <w:rFonts w:ascii="Calibri" w:eastAsia="宋体" w:hAnsi="Calibri" w:cs="Times New Roman"/>
        </w:rPr>
      </w:pPr>
    </w:p>
    <w:p w14:paraId="1EB076D2" w14:textId="77777777" w:rsidR="00DE32AF" w:rsidRPr="00DE32AF" w:rsidRDefault="00DE32AF" w:rsidP="00DE32AF">
      <w:pPr>
        <w:jc w:val="left"/>
        <w:rPr>
          <w:rFonts w:ascii="Calibri" w:eastAsia="宋体" w:hAnsi="Calibri" w:cs="Times New Roman"/>
        </w:rPr>
      </w:pPr>
    </w:p>
    <w:p w14:paraId="72CB12D4" w14:textId="77777777" w:rsidR="00DE32AF" w:rsidRPr="00DE32AF" w:rsidRDefault="00DE32AF" w:rsidP="00DE32AF">
      <w:pPr>
        <w:jc w:val="left"/>
        <w:rPr>
          <w:rFonts w:ascii="Calibri" w:eastAsia="宋体" w:hAnsi="Calibri" w:cs="Times New Roman"/>
        </w:rPr>
      </w:pPr>
    </w:p>
    <w:p w14:paraId="739E4639" w14:textId="77777777" w:rsidR="00DE32AF" w:rsidRPr="00DE32AF" w:rsidRDefault="00DE32AF" w:rsidP="00DE32AF">
      <w:pPr>
        <w:jc w:val="left"/>
        <w:rPr>
          <w:rFonts w:ascii="Calibri" w:eastAsia="宋体" w:hAnsi="Calibri" w:cs="Times New Roman"/>
        </w:rPr>
      </w:pPr>
    </w:p>
    <w:p w14:paraId="19F8F89D" w14:textId="13824339"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时序图</w:t>
      </w:r>
      <w:r w:rsidRPr="00DE32AF">
        <w:rPr>
          <w:rFonts w:ascii="Calibri" w:eastAsia="宋体" w:hAnsi="Calibri" w:cs="Times New Roman"/>
        </w:rPr>
        <w:t>则即为顺序图，可知</w:t>
      </w:r>
      <w:r w:rsidRPr="00DE32AF">
        <w:rPr>
          <w:rFonts w:ascii="Calibri" w:eastAsia="宋体" w:hAnsi="Calibri" w:cs="Times New Roman" w:hint="eastAsia"/>
        </w:rPr>
        <w:t>本时序图</w:t>
      </w:r>
      <w:r w:rsidRPr="00DE32AF">
        <w:rPr>
          <w:rFonts w:ascii="Calibri" w:eastAsia="宋体" w:hAnsi="Calibri" w:cs="Times New Roman"/>
        </w:rPr>
        <w:t>的用例就是顾客购买商品</w:t>
      </w:r>
      <w:ins w:id="52" w:author="杨 壮" w:date="2020-06-06T20:38:00Z">
        <w:r w:rsidR="00614F6F">
          <w:rPr>
            <w:rFonts w:ascii="Calibri" w:eastAsia="宋体" w:hAnsi="Calibri" w:cs="Times New Roman" w:hint="eastAsia"/>
          </w:rPr>
          <w:t>，顾客先选择商品，顾客再在售货机中投币，售货机判断是否真币，在收集足够真币如果分配器有足够商品后出货，否则退款</w:t>
        </w:r>
        <w:r w:rsidR="00614F6F">
          <w:rPr>
            <w:rFonts w:ascii="Calibri" w:eastAsia="宋体" w:hAnsi="Calibri" w:cs="Times New Roman"/>
          </w:rPr>
          <w:t>，</w:t>
        </w:r>
      </w:ins>
      <w:del w:id="53" w:author="杨 壮" w:date="2020-06-06T20:38:00Z">
        <w:r w:rsidRPr="00DE32AF" w:rsidDel="00614F6F">
          <w:rPr>
            <w:rFonts w:ascii="Calibri" w:eastAsia="宋体" w:hAnsi="Calibri" w:cs="Times New Roman"/>
          </w:rPr>
          <w:delText>，</w:delText>
        </w:r>
      </w:del>
      <w:r w:rsidRPr="00DE32AF">
        <w:rPr>
          <w:rFonts w:ascii="Calibri" w:eastAsia="宋体" w:hAnsi="Calibri" w:cs="Times New Roman" w:hint="eastAsia"/>
        </w:rPr>
        <w:t>得到商品</w:t>
      </w:r>
      <w:r w:rsidRPr="00DE32AF">
        <w:rPr>
          <w:rFonts w:ascii="Calibri" w:eastAsia="宋体" w:hAnsi="Calibri" w:cs="Times New Roman"/>
        </w:rPr>
        <w:t>并根据具体情况是否返回零钱。</w:t>
      </w:r>
      <w:r w:rsidRPr="00DE32AF">
        <w:rPr>
          <w:rFonts w:ascii="Calibri" w:eastAsia="宋体" w:hAnsi="Calibri" w:cs="Times New Roman" w:hint="eastAsia"/>
        </w:rPr>
        <w:t>时序图</w:t>
      </w:r>
      <w:r w:rsidRPr="00DE32AF">
        <w:rPr>
          <w:rFonts w:ascii="Calibri" w:eastAsia="宋体" w:hAnsi="Calibri" w:cs="Times New Roman"/>
        </w:rPr>
        <w:t>如下：</w:t>
      </w:r>
    </w:p>
    <w:p w14:paraId="7F6654E8" w14:textId="77777777" w:rsidR="00DE32AF" w:rsidRPr="00DE32AF" w:rsidRDefault="00DE32AF" w:rsidP="00DE32AF">
      <w:pPr>
        <w:jc w:val="left"/>
        <w:rPr>
          <w:rFonts w:ascii="Calibri" w:eastAsia="宋体" w:hAnsi="Calibri" w:cs="Times New Roman"/>
        </w:rPr>
      </w:pPr>
    </w:p>
    <w:p w14:paraId="13D43920" w14:textId="77777777" w:rsidR="00DE32AF" w:rsidRPr="00DE32AF" w:rsidRDefault="00DE32AF" w:rsidP="00DE32AF">
      <w:pPr>
        <w:jc w:val="left"/>
        <w:rPr>
          <w:rFonts w:ascii="Calibri" w:eastAsia="宋体" w:hAnsi="Calibri" w:cs="Times New Roman"/>
        </w:rPr>
      </w:pPr>
    </w:p>
    <w:p w14:paraId="4FA04961" w14:textId="6F800EDD" w:rsidR="00DE32AF" w:rsidRPr="00DE32AF" w:rsidRDefault="00614F6F" w:rsidP="00DE32AF">
      <w:pPr>
        <w:jc w:val="left"/>
        <w:rPr>
          <w:rFonts w:ascii="Calibri" w:eastAsia="宋体" w:hAnsi="Calibri" w:cs="Times New Roman"/>
        </w:rPr>
      </w:pPr>
      <w:ins w:id="54" w:author="杨 壮" w:date="2020-06-06T20:38:00Z">
        <w:r>
          <w:rPr>
            <w:noProof/>
          </w:rPr>
          <w:lastRenderedPageBreak/>
          <w:drawing>
            <wp:inline distT="0" distB="0" distL="114300" distR="114300" wp14:anchorId="4B76ACC9" wp14:editId="22CF7ED3">
              <wp:extent cx="5257800" cy="550926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57800" cy="5509260"/>
                      </a:xfrm>
                      <a:prstGeom prst="rect">
                        <a:avLst/>
                      </a:prstGeom>
                      <a:noFill/>
                      <a:ln>
                        <a:noFill/>
                      </a:ln>
                    </pic:spPr>
                  </pic:pic>
                </a:graphicData>
              </a:graphic>
            </wp:inline>
          </w:drawing>
        </w:r>
      </w:ins>
      <w:del w:id="55" w:author="杨 壮" w:date="2020-06-06T20:38:00Z">
        <w:r w:rsidR="00DE32AF" w:rsidRPr="00DE32AF" w:rsidDel="00614F6F">
          <w:rPr>
            <w:rFonts w:ascii="Calibri" w:eastAsia="宋体" w:hAnsi="Calibri" w:cs="Times New Roman"/>
            <w:noProof/>
          </w:rPr>
          <w:drawing>
            <wp:inline distT="0" distB="0" distL="0" distR="0" wp14:anchorId="2A216B5F" wp14:editId="1EC71E63">
              <wp:extent cx="5672132" cy="3140015"/>
              <wp:effectExtent l="0" t="0" r="5080" b="3810"/>
              <wp:docPr id="10" name="图片 10" descr="C:\Users\Lewis\Desktop\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wis\Desktop\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451" cy="3145174"/>
                      </a:xfrm>
                      <a:prstGeom prst="rect">
                        <a:avLst/>
                      </a:prstGeom>
                      <a:noFill/>
                      <a:ln>
                        <a:noFill/>
                      </a:ln>
                    </pic:spPr>
                  </pic:pic>
                </a:graphicData>
              </a:graphic>
            </wp:inline>
          </w:drawing>
        </w:r>
      </w:del>
    </w:p>
    <w:p w14:paraId="532BF663" w14:textId="77777777" w:rsidR="00DE32AF" w:rsidRPr="00DE32AF" w:rsidRDefault="00DE32AF" w:rsidP="00DE32AF">
      <w:pPr>
        <w:jc w:val="left"/>
        <w:rPr>
          <w:rFonts w:ascii="Calibri" w:eastAsia="宋体" w:hAnsi="Calibri" w:cs="Times New Roman"/>
        </w:rPr>
      </w:pPr>
    </w:p>
    <w:p w14:paraId="5898203C" w14:textId="77777777" w:rsidR="00DE32AF" w:rsidRPr="00DE32AF" w:rsidRDefault="00DE32AF" w:rsidP="00DE32AF">
      <w:pPr>
        <w:jc w:val="left"/>
        <w:rPr>
          <w:rFonts w:ascii="Calibri" w:eastAsia="宋体" w:hAnsi="Calibri" w:cs="Times New Roman"/>
        </w:rPr>
      </w:pPr>
    </w:p>
    <w:p w14:paraId="5F1989B1" w14:textId="77777777" w:rsidR="00DE32AF" w:rsidRPr="00DE32AF" w:rsidRDefault="00DE32AF" w:rsidP="00DE32AF">
      <w:pPr>
        <w:jc w:val="left"/>
        <w:rPr>
          <w:rFonts w:ascii="Calibri" w:eastAsia="宋体" w:hAnsi="Calibri" w:cs="Times New Roman"/>
        </w:rPr>
      </w:pPr>
    </w:p>
    <w:p w14:paraId="71C43AB7" w14:textId="77777777" w:rsidR="00DE32AF" w:rsidRPr="00DE32AF" w:rsidRDefault="00DE32AF" w:rsidP="00DE32AF">
      <w:pPr>
        <w:jc w:val="left"/>
        <w:rPr>
          <w:rFonts w:ascii="Calibri" w:eastAsia="宋体" w:hAnsi="Calibri" w:cs="Times New Roman"/>
        </w:rPr>
      </w:pPr>
    </w:p>
    <w:p w14:paraId="100D8282" w14:textId="77777777" w:rsidR="00DE32AF" w:rsidRPr="00DE32AF" w:rsidRDefault="00DE32AF" w:rsidP="00DE32AF">
      <w:pPr>
        <w:jc w:val="left"/>
        <w:rPr>
          <w:rFonts w:ascii="Calibri" w:eastAsia="宋体" w:hAnsi="Calibri" w:cs="Times New Roman"/>
        </w:rPr>
      </w:pPr>
    </w:p>
    <w:p w14:paraId="71546ACC" w14:textId="77777777" w:rsidR="00DE32AF" w:rsidRPr="00DE32AF" w:rsidRDefault="00DE32AF" w:rsidP="00DE32AF">
      <w:pPr>
        <w:jc w:val="left"/>
        <w:rPr>
          <w:rFonts w:ascii="Calibri" w:eastAsia="宋体" w:hAnsi="Calibri" w:cs="Times New Roman"/>
        </w:rPr>
      </w:pPr>
    </w:p>
    <w:p w14:paraId="4E920F71" w14:textId="77777777" w:rsidR="00DE32AF" w:rsidRPr="00DE32AF" w:rsidRDefault="00DE32AF" w:rsidP="00DE32AF">
      <w:pPr>
        <w:jc w:val="left"/>
        <w:rPr>
          <w:rFonts w:ascii="Calibri" w:eastAsia="宋体" w:hAnsi="Calibri" w:cs="Times New Roman"/>
        </w:rPr>
      </w:pPr>
    </w:p>
    <w:p w14:paraId="54673B4A" w14:textId="77777777" w:rsidR="00DE32AF" w:rsidRPr="00DE32AF" w:rsidRDefault="00DE32AF" w:rsidP="00DE32AF">
      <w:pPr>
        <w:jc w:val="left"/>
        <w:rPr>
          <w:rFonts w:ascii="Calibri" w:eastAsia="宋体" w:hAnsi="Calibri" w:cs="Times New Roman"/>
        </w:rPr>
      </w:pPr>
    </w:p>
    <w:p w14:paraId="175A6C8A" w14:textId="77777777" w:rsidR="00DE32AF" w:rsidRPr="00DE32AF" w:rsidRDefault="00DE32AF" w:rsidP="00DE32AF">
      <w:pPr>
        <w:jc w:val="left"/>
        <w:rPr>
          <w:rFonts w:ascii="Calibri" w:eastAsia="宋体" w:hAnsi="Calibri" w:cs="Times New Roman"/>
        </w:rPr>
      </w:pPr>
    </w:p>
    <w:p w14:paraId="030297C5" w14:textId="77777777" w:rsidR="00DE32AF" w:rsidRPr="00DE32AF" w:rsidRDefault="00DE32AF" w:rsidP="00DE32AF">
      <w:pPr>
        <w:jc w:val="left"/>
        <w:rPr>
          <w:rFonts w:ascii="Calibri" w:eastAsia="宋体" w:hAnsi="Calibri" w:cs="Times New Roman"/>
        </w:rPr>
      </w:pPr>
    </w:p>
    <w:p w14:paraId="1585056F" w14:textId="77777777" w:rsidR="00DE32AF" w:rsidRPr="00DE32AF" w:rsidRDefault="00DE32AF" w:rsidP="00DE32AF">
      <w:pPr>
        <w:jc w:val="left"/>
        <w:rPr>
          <w:rFonts w:ascii="Calibri" w:eastAsia="宋体" w:hAnsi="Calibri" w:cs="Times New Roman"/>
        </w:rPr>
      </w:pPr>
    </w:p>
    <w:p w14:paraId="2B2E34E4" w14:textId="77777777" w:rsidR="00DE32AF" w:rsidRPr="00DE32AF" w:rsidRDefault="00DE32AF" w:rsidP="00DE32AF">
      <w:pPr>
        <w:jc w:val="left"/>
        <w:rPr>
          <w:rFonts w:ascii="Calibri" w:eastAsia="宋体" w:hAnsi="Calibri" w:cs="Times New Roman"/>
        </w:rPr>
      </w:pPr>
    </w:p>
    <w:p w14:paraId="26AFD6D6" w14:textId="77777777" w:rsidR="00DE32AF" w:rsidRPr="00DE32AF" w:rsidRDefault="00DE32AF" w:rsidP="00DE32AF">
      <w:pPr>
        <w:jc w:val="left"/>
        <w:rPr>
          <w:rFonts w:ascii="Calibri" w:eastAsia="宋体" w:hAnsi="Calibri" w:cs="Times New Roman"/>
        </w:rPr>
      </w:pPr>
    </w:p>
    <w:p w14:paraId="42D19893" w14:textId="77777777" w:rsidR="00DE32AF" w:rsidRPr="00DE32AF" w:rsidRDefault="00DE32AF" w:rsidP="00DE32AF">
      <w:pPr>
        <w:jc w:val="left"/>
        <w:rPr>
          <w:rFonts w:ascii="Calibri" w:eastAsia="宋体" w:hAnsi="Calibri" w:cs="Times New Roman"/>
        </w:rPr>
      </w:pPr>
    </w:p>
    <w:p w14:paraId="7DD70827" w14:textId="77777777" w:rsidR="00DE32AF" w:rsidRPr="00DE32AF" w:rsidRDefault="00DE32AF" w:rsidP="00DE32AF">
      <w:pPr>
        <w:jc w:val="left"/>
        <w:rPr>
          <w:rFonts w:ascii="Calibri" w:eastAsia="宋体" w:hAnsi="Calibri" w:cs="Times New Roman"/>
        </w:rPr>
      </w:pPr>
    </w:p>
    <w:p w14:paraId="3D60CEAF" w14:textId="77777777" w:rsidR="00DE32AF" w:rsidRPr="00DE32AF" w:rsidRDefault="00DE32AF" w:rsidP="00DE32AF">
      <w:pPr>
        <w:jc w:val="left"/>
        <w:rPr>
          <w:rFonts w:ascii="Calibri" w:eastAsia="宋体" w:hAnsi="Calibri" w:cs="Times New Roman"/>
        </w:rPr>
      </w:pPr>
    </w:p>
    <w:p w14:paraId="45E5D5A2" w14:textId="77777777" w:rsidR="00DE32AF" w:rsidRPr="00DE32AF" w:rsidRDefault="00DE32AF" w:rsidP="00DE32AF">
      <w:pPr>
        <w:jc w:val="left"/>
        <w:rPr>
          <w:rFonts w:ascii="Calibri" w:eastAsia="宋体" w:hAnsi="Calibri" w:cs="Times New Roman"/>
        </w:rPr>
      </w:pPr>
    </w:p>
    <w:p w14:paraId="1D417B53" w14:textId="77777777" w:rsidR="00DE32AF" w:rsidRPr="00DE32AF" w:rsidRDefault="00DE32AF" w:rsidP="00DE32AF">
      <w:pPr>
        <w:jc w:val="left"/>
        <w:rPr>
          <w:rFonts w:ascii="Calibri" w:eastAsia="宋体" w:hAnsi="Calibri" w:cs="Times New Roman"/>
        </w:rPr>
      </w:pPr>
    </w:p>
    <w:p w14:paraId="7424DFF6" w14:textId="77777777" w:rsidR="00DE32AF" w:rsidRPr="00DE32AF" w:rsidRDefault="00DE32AF" w:rsidP="00DE32AF">
      <w:pPr>
        <w:jc w:val="left"/>
        <w:rPr>
          <w:rFonts w:ascii="Calibri" w:eastAsia="宋体" w:hAnsi="Calibri" w:cs="Times New Roman"/>
        </w:rPr>
      </w:pPr>
    </w:p>
    <w:p w14:paraId="45B0E524" w14:textId="77777777" w:rsidR="00DE32AF" w:rsidRPr="00DE32AF" w:rsidRDefault="00DE32AF" w:rsidP="00DE32AF">
      <w:pPr>
        <w:jc w:val="left"/>
        <w:rPr>
          <w:rFonts w:ascii="Calibri" w:eastAsia="宋体" w:hAnsi="Calibri" w:cs="Times New Roman"/>
        </w:rPr>
      </w:pPr>
    </w:p>
    <w:p w14:paraId="2E536AD3" w14:textId="77777777" w:rsidR="00DE32AF" w:rsidRPr="00DE32AF" w:rsidRDefault="00DE32AF" w:rsidP="00DE32AF">
      <w:pPr>
        <w:jc w:val="left"/>
        <w:rPr>
          <w:rFonts w:ascii="Calibri" w:eastAsia="宋体" w:hAnsi="Calibri" w:cs="Times New Roman"/>
        </w:rPr>
      </w:pPr>
    </w:p>
    <w:p w14:paraId="5135E4D6" w14:textId="77777777" w:rsidR="00DE32AF" w:rsidRPr="00DE32AF" w:rsidRDefault="00DE32AF" w:rsidP="00DE32AF">
      <w:pPr>
        <w:jc w:val="left"/>
        <w:rPr>
          <w:rFonts w:ascii="Calibri" w:eastAsia="宋体" w:hAnsi="Calibri" w:cs="Times New Roman"/>
        </w:rPr>
      </w:pPr>
    </w:p>
    <w:p w14:paraId="1B98CAD3" w14:textId="77777777" w:rsidR="00DE32AF" w:rsidRPr="00DE32AF" w:rsidRDefault="00DE32AF" w:rsidP="00DE32AF">
      <w:pPr>
        <w:jc w:val="left"/>
        <w:rPr>
          <w:rFonts w:ascii="Calibri" w:eastAsia="宋体" w:hAnsi="Calibri" w:cs="Times New Roman"/>
        </w:rPr>
      </w:pPr>
    </w:p>
    <w:p w14:paraId="4FA9B5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协作图即为通信图，</w:t>
      </w:r>
      <w:r w:rsidRPr="00DE32AF">
        <w:rPr>
          <w:rFonts w:ascii="Calibri" w:eastAsia="宋体" w:hAnsi="Calibri" w:cs="Times New Roman"/>
        </w:rPr>
        <w:t>显示对象之间的通信</w:t>
      </w:r>
      <w:r w:rsidRPr="00DE32AF">
        <w:rPr>
          <w:rFonts w:ascii="Calibri" w:eastAsia="宋体" w:hAnsi="Calibri" w:cs="Times New Roman" w:hint="eastAsia"/>
        </w:rPr>
        <w:t>。如下图</w:t>
      </w:r>
      <w:r w:rsidRPr="00DE32AF">
        <w:rPr>
          <w:rFonts w:ascii="Calibri" w:eastAsia="宋体" w:hAnsi="Calibri" w:cs="Times New Roman"/>
        </w:rPr>
        <w:t>所示：</w:t>
      </w:r>
    </w:p>
    <w:p w14:paraId="3CA10576" w14:textId="1DE9CA59" w:rsidR="00DE32AF" w:rsidRPr="00DE32AF" w:rsidRDefault="00614F6F" w:rsidP="00DE32AF">
      <w:pPr>
        <w:jc w:val="left"/>
        <w:rPr>
          <w:rFonts w:ascii="Calibri" w:eastAsia="宋体" w:hAnsi="Calibri" w:cs="Times New Roman"/>
        </w:rPr>
      </w:pPr>
      <w:ins w:id="56" w:author="杨 壮" w:date="2020-06-06T20:39:00Z">
        <w:r>
          <w:rPr>
            <w:noProof/>
          </w:rPr>
          <w:drawing>
            <wp:inline distT="0" distB="0" distL="114300" distR="114300" wp14:anchorId="2D0470AE" wp14:editId="1E638D78">
              <wp:extent cx="5272405" cy="5558155"/>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272405" cy="5558155"/>
                      </a:xfrm>
                      <a:prstGeom prst="rect">
                        <a:avLst/>
                      </a:prstGeom>
                      <a:noFill/>
                      <a:ln>
                        <a:noFill/>
                      </a:ln>
                    </pic:spPr>
                  </pic:pic>
                </a:graphicData>
              </a:graphic>
            </wp:inline>
          </w:drawing>
        </w:r>
      </w:ins>
      <w:del w:id="57" w:author="杨 壮" w:date="2020-06-06T20:39:00Z">
        <w:r w:rsidR="00DE32AF" w:rsidRPr="00DE32AF" w:rsidDel="00614F6F">
          <w:rPr>
            <w:rFonts w:ascii="Calibri" w:eastAsia="宋体" w:hAnsi="Calibri" w:cs="Times New Roman"/>
            <w:noProof/>
          </w:rPr>
          <w:drawing>
            <wp:inline distT="0" distB="0" distL="0" distR="0" wp14:anchorId="0C6BE6A6" wp14:editId="191C0647">
              <wp:extent cx="6034405" cy="3795623"/>
              <wp:effectExtent l="0" t="0" r="4445" b="0"/>
              <wp:docPr id="11" name="图片 11" descr="C:\Users\Lewis\Desktop\协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wis\Desktop\协作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3061" cy="3801067"/>
                      </a:xfrm>
                      <a:prstGeom prst="rect">
                        <a:avLst/>
                      </a:prstGeom>
                      <a:noFill/>
                      <a:ln>
                        <a:noFill/>
                      </a:ln>
                    </pic:spPr>
                  </pic:pic>
                </a:graphicData>
              </a:graphic>
            </wp:inline>
          </w:drawing>
        </w:r>
      </w:del>
    </w:p>
    <w:p w14:paraId="085B5FEE" w14:textId="77777777" w:rsidR="00DE32AF" w:rsidRPr="00DE32AF" w:rsidRDefault="00DE32AF" w:rsidP="00DE32AF">
      <w:pPr>
        <w:jc w:val="left"/>
        <w:rPr>
          <w:rFonts w:ascii="Calibri" w:eastAsia="宋体" w:hAnsi="Calibri" w:cs="Times New Roman"/>
        </w:rPr>
      </w:pPr>
    </w:p>
    <w:p w14:paraId="347BDBB1" w14:textId="77777777" w:rsidR="00DE32AF" w:rsidRPr="00DE32AF" w:rsidRDefault="00DE32AF" w:rsidP="00DE32AF">
      <w:pPr>
        <w:jc w:val="left"/>
        <w:rPr>
          <w:rFonts w:ascii="Calibri" w:eastAsia="宋体" w:hAnsi="Calibri" w:cs="Times New Roman"/>
        </w:rPr>
      </w:pPr>
    </w:p>
    <w:p w14:paraId="0EA7F1EA" w14:textId="77777777" w:rsidR="00DE32AF" w:rsidRPr="00DE32AF" w:rsidRDefault="00DE32AF" w:rsidP="00DE32AF">
      <w:pPr>
        <w:jc w:val="left"/>
        <w:rPr>
          <w:rFonts w:ascii="Calibri" w:eastAsia="宋体" w:hAnsi="Calibri" w:cs="Times New Roman"/>
        </w:rPr>
      </w:pPr>
    </w:p>
    <w:p w14:paraId="5BF864F7" w14:textId="77777777" w:rsidR="00DE32AF" w:rsidRPr="00DE32AF" w:rsidRDefault="00DE32AF" w:rsidP="00DE32AF">
      <w:pPr>
        <w:jc w:val="left"/>
        <w:rPr>
          <w:rFonts w:ascii="Calibri" w:eastAsia="宋体" w:hAnsi="Calibri" w:cs="Times New Roman"/>
        </w:rPr>
      </w:pPr>
    </w:p>
    <w:p w14:paraId="63463218" w14:textId="77777777" w:rsidR="00DE32AF" w:rsidRPr="00DE32AF" w:rsidRDefault="00DE32AF" w:rsidP="00DE32AF">
      <w:pPr>
        <w:jc w:val="left"/>
        <w:rPr>
          <w:rFonts w:ascii="Calibri" w:eastAsia="宋体" w:hAnsi="Calibri" w:cs="Times New Roman"/>
        </w:rPr>
      </w:pPr>
    </w:p>
    <w:p w14:paraId="16FC9ECF" w14:textId="77777777" w:rsidR="00DE32AF" w:rsidRPr="00DE32AF" w:rsidRDefault="00DE32AF" w:rsidP="00DE32AF">
      <w:pPr>
        <w:jc w:val="left"/>
        <w:rPr>
          <w:rFonts w:ascii="Calibri" w:eastAsia="宋体" w:hAnsi="Calibri" w:cs="Times New Roman"/>
        </w:rPr>
      </w:pPr>
    </w:p>
    <w:p w14:paraId="746527BD" w14:textId="77777777" w:rsidR="00DE32AF" w:rsidRPr="00DE32AF" w:rsidRDefault="00DE32AF" w:rsidP="00DE32AF">
      <w:pPr>
        <w:jc w:val="left"/>
        <w:rPr>
          <w:rFonts w:ascii="Calibri" w:eastAsia="宋体" w:hAnsi="Calibri" w:cs="Times New Roman"/>
        </w:rPr>
      </w:pPr>
    </w:p>
    <w:p w14:paraId="67B274DE" w14:textId="77777777" w:rsidR="00DE32AF" w:rsidRPr="00DE32AF" w:rsidRDefault="00DE32AF" w:rsidP="00DE32AF">
      <w:pPr>
        <w:jc w:val="left"/>
        <w:rPr>
          <w:rFonts w:ascii="Calibri" w:eastAsia="宋体" w:hAnsi="Calibri" w:cs="Times New Roman"/>
        </w:rPr>
      </w:pPr>
    </w:p>
    <w:p w14:paraId="443A688D" w14:textId="77777777" w:rsidR="00DE32AF" w:rsidRPr="00DE32AF" w:rsidRDefault="00DE32AF" w:rsidP="00DE32AF">
      <w:pPr>
        <w:jc w:val="left"/>
        <w:rPr>
          <w:rFonts w:ascii="Calibri" w:eastAsia="宋体" w:hAnsi="Calibri" w:cs="Times New Roman"/>
        </w:rPr>
      </w:pPr>
    </w:p>
    <w:p w14:paraId="0FC9C563" w14:textId="77777777" w:rsidR="00DE32AF" w:rsidRPr="00DE32AF" w:rsidRDefault="00DE32AF" w:rsidP="00DE32AF">
      <w:pPr>
        <w:jc w:val="left"/>
        <w:rPr>
          <w:rFonts w:ascii="Calibri" w:eastAsia="宋体" w:hAnsi="Calibri" w:cs="Times New Roman"/>
        </w:rPr>
      </w:pPr>
    </w:p>
    <w:p w14:paraId="4AA62A7A" w14:textId="77777777" w:rsidR="00DE32AF" w:rsidRPr="00DE32AF" w:rsidRDefault="00DE32AF" w:rsidP="00DE32AF">
      <w:pPr>
        <w:jc w:val="left"/>
        <w:rPr>
          <w:rFonts w:ascii="Calibri" w:eastAsia="宋体" w:hAnsi="Calibri" w:cs="Times New Roman"/>
        </w:rPr>
      </w:pPr>
    </w:p>
    <w:p w14:paraId="63B8570C" w14:textId="77777777" w:rsidR="00DE32AF" w:rsidRPr="00DE32AF" w:rsidRDefault="00DE32AF" w:rsidP="00DE32AF">
      <w:pPr>
        <w:jc w:val="left"/>
        <w:rPr>
          <w:rFonts w:ascii="Calibri" w:eastAsia="宋体" w:hAnsi="Calibri" w:cs="Times New Roman"/>
        </w:rPr>
      </w:pPr>
    </w:p>
    <w:p w14:paraId="31F04133" w14:textId="77777777" w:rsidR="00DE32AF" w:rsidRPr="00DE32AF" w:rsidRDefault="00DE32AF" w:rsidP="00DE32AF">
      <w:pPr>
        <w:jc w:val="left"/>
        <w:rPr>
          <w:rFonts w:ascii="Calibri" w:eastAsia="宋体" w:hAnsi="Calibri" w:cs="Times New Roman"/>
        </w:rPr>
      </w:pPr>
    </w:p>
    <w:p w14:paraId="69021332" w14:textId="77777777" w:rsidR="00DE32AF" w:rsidRPr="00DE32AF" w:rsidRDefault="00DE32AF" w:rsidP="00DE32AF">
      <w:pPr>
        <w:jc w:val="left"/>
        <w:rPr>
          <w:rFonts w:ascii="Calibri" w:eastAsia="宋体" w:hAnsi="Calibri" w:cs="Times New Roman"/>
        </w:rPr>
      </w:pPr>
    </w:p>
    <w:p w14:paraId="0FA764EC" w14:textId="77777777" w:rsidR="00DE32AF" w:rsidRPr="00DE32AF" w:rsidRDefault="00DE32AF" w:rsidP="00DE32AF">
      <w:pPr>
        <w:jc w:val="left"/>
        <w:rPr>
          <w:rFonts w:ascii="Calibri" w:eastAsia="宋体" w:hAnsi="Calibri" w:cs="Times New Roman"/>
        </w:rPr>
      </w:pPr>
    </w:p>
    <w:p w14:paraId="23D75999" w14:textId="77777777" w:rsidR="00DE32AF" w:rsidRPr="00DE32AF" w:rsidRDefault="00DE32AF" w:rsidP="00DE32AF">
      <w:pPr>
        <w:jc w:val="left"/>
        <w:rPr>
          <w:rFonts w:ascii="Calibri" w:eastAsia="宋体" w:hAnsi="Calibri" w:cs="Times New Roman"/>
        </w:rPr>
      </w:pPr>
    </w:p>
    <w:p w14:paraId="17950E56" w14:textId="77777777" w:rsidR="00DE32AF" w:rsidRPr="00DE32AF" w:rsidRDefault="00DE32AF" w:rsidP="00DE32AF">
      <w:pPr>
        <w:jc w:val="left"/>
        <w:rPr>
          <w:rFonts w:ascii="Calibri" w:eastAsia="宋体" w:hAnsi="Calibri" w:cs="Times New Roman"/>
        </w:rPr>
      </w:pPr>
    </w:p>
    <w:p w14:paraId="4C53C538" w14:textId="77777777" w:rsidR="00DE32AF" w:rsidRPr="00DE32AF" w:rsidRDefault="00DE32AF" w:rsidP="00DE32AF">
      <w:pPr>
        <w:jc w:val="left"/>
        <w:rPr>
          <w:rFonts w:ascii="Calibri" w:eastAsia="宋体" w:hAnsi="Calibri" w:cs="Times New Roman"/>
        </w:rPr>
      </w:pPr>
    </w:p>
    <w:p w14:paraId="44C1D63A" w14:textId="77777777" w:rsidR="00DE32AF" w:rsidRPr="00DE32AF" w:rsidRDefault="00DE32AF" w:rsidP="00DE32AF">
      <w:pPr>
        <w:jc w:val="left"/>
        <w:rPr>
          <w:rFonts w:ascii="Calibri" w:eastAsia="宋体" w:hAnsi="Calibri" w:cs="Times New Roman"/>
        </w:rPr>
      </w:pPr>
    </w:p>
    <w:p w14:paraId="5B444397" w14:textId="77777777" w:rsidR="00DE32AF" w:rsidRPr="00DE32AF" w:rsidRDefault="00DE32AF" w:rsidP="00DE32AF">
      <w:pPr>
        <w:jc w:val="left"/>
        <w:rPr>
          <w:rFonts w:ascii="Calibri" w:eastAsia="宋体" w:hAnsi="Calibri" w:cs="Times New Roman"/>
        </w:rPr>
      </w:pPr>
    </w:p>
    <w:p w14:paraId="64E1CD7F" w14:textId="77777777" w:rsidR="00DE32AF" w:rsidRPr="00DE32AF" w:rsidRDefault="00DE32AF" w:rsidP="00DE32AF">
      <w:pPr>
        <w:jc w:val="left"/>
        <w:rPr>
          <w:rFonts w:ascii="Calibri" w:eastAsia="宋体" w:hAnsi="Calibri" w:cs="Times New Roman"/>
        </w:rPr>
      </w:pPr>
    </w:p>
    <w:p w14:paraId="45957294" w14:textId="77777777" w:rsidR="00DE32AF" w:rsidRPr="00DE32AF" w:rsidRDefault="00DE32AF" w:rsidP="00DE32AF">
      <w:pPr>
        <w:jc w:val="left"/>
        <w:rPr>
          <w:rFonts w:ascii="Calibri" w:eastAsia="宋体" w:hAnsi="Calibri" w:cs="Times New Roman"/>
        </w:rPr>
      </w:pPr>
    </w:p>
    <w:p w14:paraId="115971C2" w14:textId="77777777" w:rsidR="00DE32AF" w:rsidRPr="00DE32AF" w:rsidRDefault="00DE32AF" w:rsidP="00DE32AF">
      <w:pPr>
        <w:jc w:val="left"/>
        <w:rPr>
          <w:rFonts w:ascii="Calibri" w:eastAsia="宋体" w:hAnsi="Calibri" w:cs="Times New Roman"/>
        </w:rPr>
      </w:pPr>
    </w:p>
    <w:p w14:paraId="2F6DD8B9"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下面</w:t>
      </w:r>
      <w:r w:rsidRPr="00DE32AF">
        <w:rPr>
          <w:rFonts w:ascii="Calibri" w:eastAsia="宋体" w:hAnsi="Calibri" w:cs="Times New Roman"/>
        </w:rPr>
        <w:t>即为</w:t>
      </w:r>
      <w:r w:rsidRPr="00DE32AF">
        <w:rPr>
          <w:rFonts w:ascii="Calibri" w:eastAsia="宋体" w:hAnsi="Calibri" w:cs="Times New Roman" w:hint="eastAsia"/>
        </w:rPr>
        <w:t>活动图</w:t>
      </w:r>
      <w:r w:rsidRPr="00DE32AF">
        <w:rPr>
          <w:rFonts w:ascii="Calibri" w:eastAsia="宋体" w:hAnsi="Calibri" w:cs="Times New Roman"/>
        </w:rPr>
        <w:t>，</w:t>
      </w:r>
      <w:r w:rsidRPr="00DE32AF">
        <w:rPr>
          <w:rFonts w:ascii="Calibri" w:eastAsia="宋体" w:hAnsi="Calibri" w:cs="Times New Roman" w:hint="eastAsia"/>
        </w:rPr>
        <w:t>活动图</w:t>
      </w:r>
      <w:r w:rsidRPr="00DE32AF">
        <w:rPr>
          <w:rFonts w:ascii="Calibri" w:eastAsia="宋体" w:hAnsi="Calibri" w:cs="Times New Roman"/>
        </w:rPr>
        <w:t>即为特殊的状态图，基本思想是一样的。</w:t>
      </w:r>
    </w:p>
    <w:p w14:paraId="2420025B" w14:textId="77777777" w:rsidR="00DE32AF" w:rsidRPr="00DE32AF" w:rsidRDefault="00DE32AF" w:rsidP="00DE32AF">
      <w:pPr>
        <w:jc w:val="left"/>
        <w:rPr>
          <w:rFonts w:ascii="Calibri" w:eastAsia="宋体" w:hAnsi="Calibri" w:cs="Times New Roman"/>
        </w:rPr>
      </w:pPr>
    </w:p>
    <w:p w14:paraId="7B072C08" w14:textId="77777777" w:rsidR="00DE32AF" w:rsidRPr="00DE32AF" w:rsidRDefault="00DE32AF" w:rsidP="00DE32AF">
      <w:pPr>
        <w:jc w:val="left"/>
        <w:rPr>
          <w:rFonts w:ascii="Calibri" w:eastAsia="宋体" w:hAnsi="Calibri" w:cs="Times New Roman"/>
        </w:rPr>
      </w:pPr>
    </w:p>
    <w:p w14:paraId="5D3119FA" w14:textId="3850841B" w:rsidR="00DE32AF" w:rsidRPr="00DE32AF" w:rsidRDefault="00DE32AF" w:rsidP="00DE32AF">
      <w:pPr>
        <w:jc w:val="left"/>
        <w:rPr>
          <w:rFonts w:ascii="Calibri" w:eastAsia="宋体" w:hAnsi="Calibri" w:cs="Times New Roman"/>
        </w:rPr>
      </w:pPr>
      <w:del w:id="58" w:author="杨 壮" w:date="2020-06-06T20:39:00Z">
        <w:r w:rsidRPr="00DE32AF" w:rsidDel="00614F6F">
          <w:rPr>
            <w:rFonts w:ascii="Calibri" w:eastAsia="宋体" w:hAnsi="Calibri" w:cs="Times New Roman"/>
            <w:noProof/>
          </w:rPr>
          <w:drawing>
            <wp:inline distT="0" distB="0" distL="0" distR="0" wp14:anchorId="1105F1DD" wp14:editId="50391110">
              <wp:extent cx="6203074" cy="4770407"/>
              <wp:effectExtent l="0" t="0" r="7620" b="0"/>
              <wp:docPr id="13" name="图片 13" descr="C:\Users\Lewis\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wis\Desktop\活动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860" cy="4794852"/>
                      </a:xfrm>
                      <a:prstGeom prst="rect">
                        <a:avLst/>
                      </a:prstGeom>
                      <a:noFill/>
                      <a:ln>
                        <a:noFill/>
                      </a:ln>
                    </pic:spPr>
                  </pic:pic>
                </a:graphicData>
              </a:graphic>
            </wp:inline>
          </w:drawing>
        </w:r>
      </w:del>
      <w:ins w:id="59" w:author="杨 壮" w:date="2020-06-06T20:39:00Z">
        <w:r w:rsidR="00614F6F">
          <w:rPr>
            <w:noProof/>
          </w:rPr>
          <w:drawing>
            <wp:inline distT="0" distB="0" distL="114300" distR="114300" wp14:anchorId="03E8CBDD" wp14:editId="14E19EC7">
              <wp:extent cx="5270500" cy="34988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0500" cy="3498850"/>
                      </a:xfrm>
                      <a:prstGeom prst="rect">
                        <a:avLst/>
                      </a:prstGeom>
                      <a:noFill/>
                      <a:ln>
                        <a:noFill/>
                      </a:ln>
                    </pic:spPr>
                  </pic:pic>
                </a:graphicData>
              </a:graphic>
            </wp:inline>
          </w:drawing>
        </w:r>
      </w:ins>
    </w:p>
    <w:p w14:paraId="3FBE7B64" w14:textId="77777777" w:rsidR="00DE32AF" w:rsidRPr="00DE32AF" w:rsidRDefault="00DE32AF" w:rsidP="00DE32AF">
      <w:pPr>
        <w:jc w:val="left"/>
        <w:rPr>
          <w:rFonts w:ascii="Calibri" w:eastAsia="宋体" w:hAnsi="Calibri" w:cs="Times New Roman"/>
        </w:rPr>
      </w:pPr>
    </w:p>
    <w:p w14:paraId="09907091" w14:textId="77777777" w:rsidR="00DE32AF" w:rsidRPr="00DE32AF" w:rsidRDefault="00DE32AF" w:rsidP="00DE32AF">
      <w:pPr>
        <w:jc w:val="left"/>
        <w:rPr>
          <w:rFonts w:ascii="Calibri" w:eastAsia="宋体" w:hAnsi="Calibri" w:cs="Times New Roman"/>
        </w:rPr>
      </w:pPr>
    </w:p>
    <w:p w14:paraId="053B17DD" w14:textId="77777777" w:rsidR="00DE32AF" w:rsidRPr="00DE32AF" w:rsidRDefault="00DE32AF" w:rsidP="00DE32AF">
      <w:pPr>
        <w:jc w:val="left"/>
        <w:rPr>
          <w:rFonts w:ascii="Calibri" w:eastAsia="宋体" w:hAnsi="Calibri" w:cs="Times New Roman"/>
        </w:rPr>
      </w:pPr>
    </w:p>
    <w:p w14:paraId="470F1AB4" w14:textId="77777777" w:rsidR="00DE32AF" w:rsidRPr="00DE32AF" w:rsidRDefault="00DE32AF" w:rsidP="00DE32AF">
      <w:pPr>
        <w:jc w:val="left"/>
        <w:rPr>
          <w:rFonts w:ascii="Calibri" w:eastAsia="宋体" w:hAnsi="Calibri" w:cs="Times New Roman"/>
        </w:rPr>
      </w:pPr>
    </w:p>
    <w:p w14:paraId="298045AE" w14:textId="77777777" w:rsidR="00DE32AF" w:rsidRPr="00DE32AF" w:rsidRDefault="00DE32AF" w:rsidP="00DE32AF">
      <w:pPr>
        <w:jc w:val="left"/>
        <w:rPr>
          <w:rFonts w:ascii="Calibri" w:eastAsia="宋体" w:hAnsi="Calibri" w:cs="Times New Roman"/>
        </w:rPr>
      </w:pPr>
    </w:p>
    <w:p w14:paraId="38FDF955" w14:textId="77777777" w:rsidR="00DE32AF" w:rsidRPr="00DE32AF" w:rsidRDefault="00DE32AF" w:rsidP="00DE32AF">
      <w:pPr>
        <w:jc w:val="left"/>
        <w:rPr>
          <w:rFonts w:ascii="Calibri" w:eastAsia="宋体" w:hAnsi="Calibri" w:cs="Times New Roman"/>
        </w:rPr>
      </w:pPr>
    </w:p>
    <w:p w14:paraId="0252F28C" w14:textId="77777777" w:rsidR="00DE32AF" w:rsidRPr="00DE32AF" w:rsidRDefault="00DE32AF" w:rsidP="00DE32AF">
      <w:pPr>
        <w:jc w:val="left"/>
        <w:rPr>
          <w:rFonts w:ascii="Calibri" w:eastAsia="宋体" w:hAnsi="Calibri" w:cs="Times New Roman"/>
        </w:rPr>
      </w:pPr>
    </w:p>
    <w:p w14:paraId="432F8EF8" w14:textId="77777777" w:rsidR="00DE32AF" w:rsidRPr="00DE32AF" w:rsidRDefault="00DE32AF" w:rsidP="00DE32AF">
      <w:pPr>
        <w:jc w:val="left"/>
        <w:rPr>
          <w:rFonts w:ascii="Calibri" w:eastAsia="宋体" w:hAnsi="Calibri" w:cs="Times New Roman"/>
        </w:rPr>
      </w:pPr>
    </w:p>
    <w:p w14:paraId="128C9D16" w14:textId="77777777" w:rsidR="00DE32AF" w:rsidRPr="00DE32AF" w:rsidRDefault="00DE32AF" w:rsidP="00DE32AF">
      <w:pPr>
        <w:jc w:val="left"/>
        <w:rPr>
          <w:rFonts w:ascii="Calibri" w:eastAsia="宋体" w:hAnsi="Calibri" w:cs="Times New Roman"/>
        </w:rPr>
      </w:pPr>
    </w:p>
    <w:p w14:paraId="3773091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系统</w:t>
      </w:r>
      <w:r w:rsidRPr="00DE32AF">
        <w:rPr>
          <w:rFonts w:ascii="Calibri" w:eastAsia="宋体" w:hAnsi="Calibri" w:cs="Times New Roman"/>
        </w:rPr>
        <w:t>的</w:t>
      </w:r>
      <w:r w:rsidRPr="00DE32AF">
        <w:rPr>
          <w:rFonts w:ascii="Calibri" w:eastAsia="宋体" w:hAnsi="Calibri" w:cs="Times New Roman" w:hint="eastAsia"/>
        </w:rPr>
        <w:t>构件</w:t>
      </w:r>
      <w:r w:rsidRPr="00DE32AF">
        <w:rPr>
          <w:rFonts w:ascii="Calibri" w:eastAsia="宋体" w:hAnsi="Calibri" w:cs="Times New Roman"/>
        </w:rPr>
        <w:t>图</w:t>
      </w:r>
      <w:r w:rsidRPr="00DE32AF">
        <w:rPr>
          <w:rFonts w:ascii="Calibri" w:eastAsia="宋体" w:hAnsi="Calibri" w:cs="Times New Roman" w:hint="eastAsia"/>
        </w:rPr>
        <w:t>即为</w:t>
      </w:r>
      <w:r w:rsidRPr="00DE32AF">
        <w:rPr>
          <w:rFonts w:ascii="Calibri" w:eastAsia="宋体" w:hAnsi="Calibri" w:cs="Times New Roman"/>
        </w:rPr>
        <w:t>显示系统的</w:t>
      </w:r>
      <w:r w:rsidRPr="00DE32AF">
        <w:rPr>
          <w:rFonts w:ascii="Calibri" w:eastAsia="宋体" w:hAnsi="Calibri" w:cs="Times New Roman" w:hint="eastAsia"/>
        </w:rPr>
        <w:t>物理结构</w:t>
      </w:r>
      <w:r w:rsidRPr="00DE32AF">
        <w:rPr>
          <w:rFonts w:ascii="Calibri" w:eastAsia="宋体" w:hAnsi="Calibri" w:cs="Times New Roman"/>
        </w:rPr>
        <w:t>，如下：</w:t>
      </w:r>
    </w:p>
    <w:p w14:paraId="532FB43B" w14:textId="77777777" w:rsidR="00DE32AF" w:rsidRPr="00DE32AF" w:rsidRDefault="00DE32AF" w:rsidP="00DE32AF">
      <w:pPr>
        <w:jc w:val="left"/>
        <w:rPr>
          <w:rFonts w:ascii="Calibri" w:eastAsia="宋体" w:hAnsi="Calibri" w:cs="Times New Roman"/>
        </w:rPr>
      </w:pPr>
    </w:p>
    <w:p w14:paraId="68221A37" w14:textId="77777777" w:rsidR="00DE32AF" w:rsidRPr="00DE32AF" w:rsidRDefault="00DE32AF" w:rsidP="00DE32AF">
      <w:pPr>
        <w:jc w:val="left"/>
        <w:rPr>
          <w:rFonts w:ascii="Calibri" w:eastAsia="宋体" w:hAnsi="Calibri" w:cs="Times New Roman"/>
        </w:rPr>
      </w:pPr>
    </w:p>
    <w:p w14:paraId="7F54A790" w14:textId="356808AA" w:rsidR="00DE32AF" w:rsidRPr="00DE32AF" w:rsidRDefault="00DE32AF" w:rsidP="00DE32AF">
      <w:pPr>
        <w:jc w:val="left"/>
        <w:rPr>
          <w:rFonts w:ascii="Calibri" w:eastAsia="宋体" w:hAnsi="Calibri" w:cs="Times New Roman"/>
        </w:rPr>
      </w:pPr>
      <w:del w:id="60" w:author="杨 壮" w:date="2020-06-06T20:39:00Z">
        <w:r w:rsidRPr="00DE32AF" w:rsidDel="00614F6F">
          <w:rPr>
            <w:rFonts w:ascii="Calibri" w:eastAsia="宋体" w:hAnsi="Calibri" w:cs="Times New Roman"/>
            <w:noProof/>
          </w:rPr>
          <w:drawing>
            <wp:inline distT="0" distB="0" distL="0" distR="0" wp14:anchorId="5852262A" wp14:editId="1EB23355">
              <wp:extent cx="5274310" cy="3683873"/>
              <wp:effectExtent l="0" t="0" r="2540" b="0"/>
              <wp:docPr id="15" name="图片 15" descr="C:\Users\Lewis\Desktop\构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Desktop\构建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83873"/>
                      </a:xfrm>
                      <a:prstGeom prst="rect">
                        <a:avLst/>
                      </a:prstGeom>
                      <a:noFill/>
                      <a:ln>
                        <a:noFill/>
                      </a:ln>
                    </pic:spPr>
                  </pic:pic>
                </a:graphicData>
              </a:graphic>
            </wp:inline>
          </w:drawing>
        </w:r>
      </w:del>
      <w:ins w:id="61" w:author="杨 壮" w:date="2020-06-06T20:39:00Z">
        <w:r w:rsidR="00614F6F">
          <w:rPr>
            <w:noProof/>
          </w:rPr>
          <w:drawing>
            <wp:inline distT="0" distB="0" distL="114300" distR="114300" wp14:anchorId="732131DA" wp14:editId="5B827F11">
              <wp:extent cx="5273040" cy="352806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3040" cy="3528060"/>
                      </a:xfrm>
                      <a:prstGeom prst="rect">
                        <a:avLst/>
                      </a:prstGeom>
                      <a:noFill/>
                      <a:ln>
                        <a:noFill/>
                      </a:ln>
                    </pic:spPr>
                  </pic:pic>
                </a:graphicData>
              </a:graphic>
            </wp:inline>
          </w:drawing>
        </w:r>
      </w:ins>
    </w:p>
    <w:p w14:paraId="6DAD3B9E" w14:textId="77777777" w:rsidR="00DE32AF" w:rsidRPr="00DE32AF" w:rsidRDefault="00DE32AF" w:rsidP="00DE32AF">
      <w:pPr>
        <w:jc w:val="left"/>
        <w:rPr>
          <w:rFonts w:ascii="Calibri" w:eastAsia="宋体" w:hAnsi="Calibri" w:cs="Times New Roman"/>
        </w:rPr>
      </w:pPr>
    </w:p>
    <w:p w14:paraId="29D5036D" w14:textId="77777777" w:rsidR="00DE32AF" w:rsidRPr="00DE32AF" w:rsidRDefault="00DE32AF" w:rsidP="00DE32AF">
      <w:pPr>
        <w:jc w:val="left"/>
        <w:rPr>
          <w:rFonts w:ascii="Calibri" w:eastAsia="宋体" w:hAnsi="Calibri" w:cs="Times New Roman"/>
        </w:rPr>
      </w:pPr>
    </w:p>
    <w:p w14:paraId="6BF13D25"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部署图</w:t>
      </w:r>
      <w:r w:rsidRPr="00DE32AF">
        <w:rPr>
          <w:rFonts w:ascii="Calibri" w:eastAsia="宋体" w:hAnsi="Calibri" w:cs="Times New Roman" w:hint="eastAsia"/>
        </w:rPr>
        <w:t>则</w:t>
      </w:r>
      <w:r w:rsidRPr="00DE32AF">
        <w:rPr>
          <w:rFonts w:ascii="Calibri" w:eastAsia="宋体" w:hAnsi="Calibri" w:cs="Times New Roman"/>
        </w:rPr>
        <w:t>显示了软件和硬件的</w:t>
      </w:r>
      <w:r w:rsidRPr="00DE32AF">
        <w:rPr>
          <w:rFonts w:ascii="Calibri" w:eastAsia="宋体" w:hAnsi="Calibri" w:cs="Times New Roman" w:hint="eastAsia"/>
        </w:rPr>
        <w:t>物理结构</w:t>
      </w:r>
      <w:r w:rsidRPr="00DE32AF">
        <w:rPr>
          <w:rFonts w:ascii="Calibri" w:eastAsia="宋体" w:hAnsi="Calibri" w:cs="Times New Roman"/>
        </w:rPr>
        <w:t>，这里最重要的当然</w:t>
      </w:r>
      <w:r w:rsidRPr="00DE32AF">
        <w:rPr>
          <w:rFonts w:ascii="Calibri" w:eastAsia="宋体" w:hAnsi="Calibri" w:cs="Times New Roman" w:hint="eastAsia"/>
        </w:rPr>
        <w:t>数以</w:t>
      </w:r>
      <w:r w:rsidRPr="00DE32AF">
        <w:rPr>
          <w:rFonts w:ascii="Calibri" w:eastAsia="宋体" w:hAnsi="Calibri" w:cs="Times New Roman"/>
        </w:rPr>
        <w:t>自动售货机了。</w:t>
      </w:r>
    </w:p>
    <w:p w14:paraId="20C39866" w14:textId="7DE814FE" w:rsidR="00DE32AF" w:rsidRPr="00DE32AF" w:rsidRDefault="00DE32AF" w:rsidP="00635E1B">
      <w:pPr>
        <w:jc w:val="center"/>
        <w:rPr>
          <w:rFonts w:ascii="Calibri" w:eastAsia="宋体" w:hAnsi="Calibri" w:cs="Times New Roman"/>
        </w:rPr>
        <w:pPrChange w:id="62" w:author="杨 壮" w:date="2020-06-06T20:39:00Z">
          <w:pPr>
            <w:jc w:val="left"/>
          </w:pPr>
        </w:pPrChange>
      </w:pPr>
      <w:del w:id="63" w:author="杨 壮" w:date="2020-06-06T20:39:00Z">
        <w:r w:rsidRPr="00DE32AF" w:rsidDel="00614F6F">
          <w:rPr>
            <w:rFonts w:ascii="Calibri" w:eastAsia="宋体" w:hAnsi="Calibri" w:cs="Times New Roman"/>
            <w:noProof/>
          </w:rPr>
          <w:drawing>
            <wp:inline distT="0" distB="0" distL="0" distR="0" wp14:anchorId="23557DA2" wp14:editId="2CB6DA79">
              <wp:extent cx="5274310" cy="2620420"/>
              <wp:effectExtent l="0" t="0" r="2540" b="8890"/>
              <wp:docPr id="16" name="图片 16" descr="C:\Users\Lewis\Desktop\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wis\Desktop\部署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0420"/>
                      </a:xfrm>
                      <a:prstGeom prst="rect">
                        <a:avLst/>
                      </a:prstGeom>
                      <a:noFill/>
                      <a:ln>
                        <a:noFill/>
                      </a:ln>
                    </pic:spPr>
                  </pic:pic>
                </a:graphicData>
              </a:graphic>
            </wp:inline>
          </w:drawing>
        </w:r>
      </w:del>
      <w:ins w:id="64" w:author="杨 壮" w:date="2020-06-06T20:39:00Z">
        <w:r w:rsidR="00614F6F">
          <w:rPr>
            <w:noProof/>
          </w:rPr>
          <w:drawing>
            <wp:inline distT="0" distB="0" distL="114300" distR="114300" wp14:anchorId="4B7A4796" wp14:editId="2D193450">
              <wp:extent cx="4244340" cy="24307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244340" cy="2430780"/>
                      </a:xfrm>
                      <a:prstGeom prst="rect">
                        <a:avLst/>
                      </a:prstGeom>
                      <a:noFill/>
                      <a:ln>
                        <a:noFill/>
                      </a:ln>
                    </pic:spPr>
                  </pic:pic>
                </a:graphicData>
              </a:graphic>
            </wp:inline>
          </w:drawing>
        </w:r>
      </w:ins>
    </w:p>
    <w:p w14:paraId="0ABA4086" w14:textId="77777777" w:rsidR="00DE32AF" w:rsidRPr="00DE32AF" w:rsidRDefault="00DE32AF" w:rsidP="00DE32AF">
      <w:pPr>
        <w:jc w:val="left"/>
        <w:rPr>
          <w:rFonts w:ascii="Calibri" w:eastAsia="宋体" w:hAnsi="Calibri" w:cs="Times New Roman"/>
        </w:rPr>
      </w:pPr>
    </w:p>
    <w:p w14:paraId="264A0263" w14:textId="77777777" w:rsidR="00DE32AF" w:rsidRPr="00626567" w:rsidRDefault="00DE32AF"/>
    <w:sectPr w:rsidR="00DE32AF" w:rsidRPr="006265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612E6" w14:textId="77777777" w:rsidR="00392F46" w:rsidRDefault="00392F46" w:rsidP="00B843C4">
      <w:r>
        <w:separator/>
      </w:r>
    </w:p>
  </w:endnote>
  <w:endnote w:type="continuationSeparator" w:id="0">
    <w:p w14:paraId="10BD3BEC" w14:textId="77777777" w:rsidR="00392F46" w:rsidRDefault="00392F46" w:rsidP="00B8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BDD77" w14:textId="77777777" w:rsidR="00392F46" w:rsidRDefault="00392F46" w:rsidP="00B843C4">
      <w:r>
        <w:separator/>
      </w:r>
    </w:p>
  </w:footnote>
  <w:footnote w:type="continuationSeparator" w:id="0">
    <w:p w14:paraId="5D64114A" w14:textId="77777777" w:rsidR="00392F46" w:rsidRDefault="00392F46" w:rsidP="00B84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壮">
    <w15:presenceInfo w15:providerId="Windows Live" w15:userId="47e03011ee657a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70"/>
    <w:rsid w:val="00014E3D"/>
    <w:rsid w:val="000D59EF"/>
    <w:rsid w:val="000D6855"/>
    <w:rsid w:val="00207208"/>
    <w:rsid w:val="00247421"/>
    <w:rsid w:val="00267FC2"/>
    <w:rsid w:val="002963D7"/>
    <w:rsid w:val="00392F46"/>
    <w:rsid w:val="003D208D"/>
    <w:rsid w:val="00416B98"/>
    <w:rsid w:val="004E0671"/>
    <w:rsid w:val="004E653A"/>
    <w:rsid w:val="00522470"/>
    <w:rsid w:val="00536A70"/>
    <w:rsid w:val="005C139F"/>
    <w:rsid w:val="005C3DB7"/>
    <w:rsid w:val="00614F6F"/>
    <w:rsid w:val="00626567"/>
    <w:rsid w:val="0063269D"/>
    <w:rsid w:val="00635E1B"/>
    <w:rsid w:val="00646605"/>
    <w:rsid w:val="00652563"/>
    <w:rsid w:val="00667E04"/>
    <w:rsid w:val="00683B44"/>
    <w:rsid w:val="0070014E"/>
    <w:rsid w:val="007018DE"/>
    <w:rsid w:val="00762BC6"/>
    <w:rsid w:val="00770085"/>
    <w:rsid w:val="00901797"/>
    <w:rsid w:val="00960D91"/>
    <w:rsid w:val="00971D63"/>
    <w:rsid w:val="009C67FE"/>
    <w:rsid w:val="009C7FD5"/>
    <w:rsid w:val="00B47570"/>
    <w:rsid w:val="00B5216D"/>
    <w:rsid w:val="00B843C4"/>
    <w:rsid w:val="00C02B50"/>
    <w:rsid w:val="00C670B1"/>
    <w:rsid w:val="00C80565"/>
    <w:rsid w:val="00C960E6"/>
    <w:rsid w:val="00D508DC"/>
    <w:rsid w:val="00DE32AF"/>
    <w:rsid w:val="00E77833"/>
    <w:rsid w:val="00E778FA"/>
    <w:rsid w:val="00E800D2"/>
    <w:rsid w:val="00E861B4"/>
    <w:rsid w:val="00EB153A"/>
    <w:rsid w:val="00F22AEF"/>
    <w:rsid w:val="00F418BC"/>
    <w:rsid w:val="00F85E78"/>
    <w:rsid w:val="00F91739"/>
    <w:rsid w:val="00F95F9A"/>
    <w:rsid w:val="00FB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2D72"/>
  <w15:docId w15:val="{47E72F49-8B7D-4EBD-8A3B-8632599D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36A70"/>
    <w:rPr>
      <w:sz w:val="18"/>
      <w:szCs w:val="18"/>
    </w:rPr>
  </w:style>
  <w:style w:type="character" w:customStyle="1" w:styleId="a4">
    <w:name w:val="批注框文本 字符"/>
    <w:basedOn w:val="a0"/>
    <w:link w:val="a3"/>
    <w:uiPriority w:val="99"/>
    <w:semiHidden/>
    <w:rsid w:val="00536A70"/>
    <w:rPr>
      <w:sz w:val="18"/>
      <w:szCs w:val="18"/>
    </w:rPr>
  </w:style>
  <w:style w:type="table" w:styleId="a5">
    <w:name w:val="Table Grid"/>
    <w:basedOn w:val="a1"/>
    <w:uiPriority w:val="59"/>
    <w:rsid w:val="0020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843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43C4"/>
    <w:rPr>
      <w:sz w:val="18"/>
      <w:szCs w:val="18"/>
    </w:rPr>
  </w:style>
  <w:style w:type="paragraph" w:styleId="a8">
    <w:name w:val="footer"/>
    <w:basedOn w:val="a"/>
    <w:link w:val="a9"/>
    <w:uiPriority w:val="99"/>
    <w:unhideWhenUsed/>
    <w:rsid w:val="00B843C4"/>
    <w:pPr>
      <w:tabs>
        <w:tab w:val="center" w:pos="4153"/>
        <w:tab w:val="right" w:pos="8306"/>
      </w:tabs>
      <w:snapToGrid w:val="0"/>
      <w:jc w:val="left"/>
    </w:pPr>
    <w:rPr>
      <w:sz w:val="18"/>
      <w:szCs w:val="18"/>
    </w:rPr>
  </w:style>
  <w:style w:type="character" w:customStyle="1" w:styleId="a9">
    <w:name w:val="页脚 字符"/>
    <w:basedOn w:val="a0"/>
    <w:link w:val="a8"/>
    <w:uiPriority w:val="99"/>
    <w:rsid w:val="00B843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BC511-B9FC-416E-81CE-DFE8BB31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541</Words>
  <Characters>3089</Characters>
  <Application>Microsoft Office Word</Application>
  <DocSecurity>0</DocSecurity>
  <Lines>25</Lines>
  <Paragraphs>7</Paragraphs>
  <ScaleCrop>false</ScaleCrop>
  <Company>Microsoft</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杨 壮</cp:lastModifiedBy>
  <cp:revision>13</cp:revision>
  <dcterms:created xsi:type="dcterms:W3CDTF">2020-05-30T02:38:00Z</dcterms:created>
  <dcterms:modified xsi:type="dcterms:W3CDTF">2020-06-06T12:59:00Z</dcterms:modified>
</cp:coreProperties>
</file>